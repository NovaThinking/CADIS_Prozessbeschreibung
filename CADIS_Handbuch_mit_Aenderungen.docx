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F736EA" w14:textId="75A8C7CF" w:rsidR="00793731" w:rsidRDefault="009A387B">
      <w:pPr>
        <w:spacing w:after="60"/>
      </w:pPr>
      <w:r>
        <w:rPr>
          <w:noProof/>
        </w:rPr>
        <mc:AlternateContent>
          <mc:Choice Requires="wps">
            <w:drawing>
              <wp:anchor distT="0" distB="0" distL="0" distR="0" simplePos="0" relativeHeight="251658240" behindDoc="1" locked="0" layoutInCell="1" allowOverlap="1" wp14:anchorId="67063CFE" wp14:editId="755ED295">
                <wp:simplePos x="0" y="0"/>
                <wp:positionH relativeFrom="page">
                  <wp:posOffset>5334000</wp:posOffset>
                </wp:positionH>
                <wp:positionV relativeFrom="page">
                  <wp:posOffset>-1651000</wp:posOffset>
                </wp:positionV>
                <wp:extent cx="3175000" cy="13970000"/>
                <wp:effectExtent l="0" t="0" r="0" b="0"/>
                <wp:wrapNone/>
                <wp:docPr id="901" name="Chevron Gruen"/>
                <wp:cNvGraphicFramePr/>
                <a:graphic xmlns:a="http://schemas.openxmlformats.org/drawingml/2006/main">
                  <a:graphicData uri="http://schemas.microsoft.com/office/word/2010/wordprocessingShape">
                    <wps:wsp>
                      <wps:cNvSpPr/>
                      <wps:spPr>
                        <a:xfrm>
                          <a:off x="0" y="0"/>
                          <a:ext cx="3175000" cy="13970000"/>
                        </a:xfrm>
                        <a:prstGeom prst="chevron">
                          <a:avLst>
                            <a:gd name="adj" fmla="val 38000"/>
                          </a:avLst>
                        </a:prstGeom>
                        <a:solidFill>
                          <a:srgbClr val="017D40"/>
                        </a:solidFill>
                        <a:ln>
                          <a:noFill/>
                        </a:ln>
                      </wps:spPr>
                      <wps:bodyPr/>
                    </wps:wsp>
                  </a:graphicData>
                </a:graphic>
              </wp:anchor>
            </w:drawing>
          </mc:Choice>
          <mc:Fallback>
            <w:pict>
              <v:shapetype w14:anchorId="7DF35ED6" id="_x0000_t55" coordsize="21600,21600" o:spt="55" adj="16200" path="m@0,l,0@1,10800,,21600@0,21600,21600,10800xe">
                <v:stroke joinstyle="miter"/>
                <v:formulas>
                  <v:f eqn="val #0"/>
                  <v:f eqn="sum 21600 0 @0"/>
                  <v:f eqn="prod #0 1 2"/>
                </v:formulas>
                <v:path o:connecttype="custom" o:connectlocs="@2,0;@1,10800;@2,21600;21600,10800" o:connectangles="270,180,90,0" textboxrect="0,0,10800,21600;0,0,16200,21600;0,0,21600,21600"/>
                <v:handles>
                  <v:h position="#0,topLeft" xrange="0,21600"/>
                </v:handles>
              </v:shapetype>
              <v:shape id="Chevron Gruen" o:spid="_x0000_s1026" type="#_x0000_t55" style="position:absolute;margin-left:420pt;margin-top:-130pt;width:250pt;height:1100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oqIbSiwEAABMDAAAOAAAAZHJzL2Uyb0RvYy54bWysUk1PGzEQvSP1P1i+N94lhcAqGw6N4IIA ifYHOP7IGtkeyza7yb9nbEJC6a3qZXY+3857nuXNzlkyqpgM+J62s4YS5QVI47c9/f3r9vsVJSlz L7kFr3q6V4nerL6dLafQqXMYwEoVCYL41E2hp0POoWMsiUE5nmYQlMeihuh4xjBumYx8QnRn2XnT XLIJogwRhEoJs+v3Il1VfK2VyI9aJ5WJ7SnulquN1W6KZasl77aRh8GIwxr8H7Zw3Hj86RFqzTMn r9H8BeWMiJBA55kAx0BrI1TlgGza5gub54EHVbmgOCkcZUr/D1Y8jM/hKaIMU0hdQrew2Onoyhf3 I7sq1v4oltplIjA5bxcXTYOaCqy18+sFBlVPdpoPMeU7BY4Up6f4qGOEd6H4eJ9yVUwSzx2eBpcv lGhnUf+RWzK/OuEdmhH5A7FMJrBG3hpraxC3m582EhzFVdvF+sfHMn+0WV+aPZQxJI2IJcNO5Iu3 AbmvmtQ8Kl8bD1dSnvZzXKdPt7x6AwAA//8DAFBLAwQUAAYACAAAACEAdFfHeOAAAAAOAQAADwAA AGRycy9kb3ducmV2LnhtbEyPwU7DMBBE70j8g7VIXFDrkKA0hDgVQqCqBypR+gFOvCQR9jqK3db8 PU4vcJvdHc2+qdbBaHbCyQ2WBNwvE2BIrVUDdQIOn2+LApjzkpTUllDADzpY19dXlSyVPdMHnva+ YzGEXCkF9N6PJeeu7dFIt7QjUrx92clIH8ep42qS5xhuNE+TJOdGDhQ/9HLElx7b7/3RCHi/e00P WVhttrsmK3Sw21W+G4W4vQnPT8A8Bv9nhhk/okMdmRp7JOWYFlA8JLGLF7BI81nNluyya6J6nBWv K/6/Rv0LAAD//wMAUEsBAi0AFAAGAAgAAAAhALaDOJL+AAAA4QEAABMAAAAAAAAAAAAAAAAAAAAA AFtDb250ZW50X1R5cGVzXS54bWxQSwECLQAUAAYACAAAACEAOP0h/9YAAACUAQAACwAAAAAAAAAA AAAAAAAvAQAAX3JlbHMvLnJlbHNQSwECLQAUAAYACAAAACEAaKiG0osBAAATAwAADgAAAAAAAAAA AAAAAAAuAgAAZHJzL2Uyb0RvYy54bWxQSwECLQAUAAYACAAAACEAdFfHeOAAAAAOAQAADwAAAAAA AAAAAAAAAADlAwAAZHJzL2Rvd25yZXYueG1sUEsFBgAAAAAEAAQA8wAAAPIEAAAAAA== " adj="13392" fillcolor="#017d40" stroked="f">
                <w10:wrap anchorx="page" anchory="page"/>
              </v:shape>
            </w:pict>
          </mc:Fallback>
        </mc:AlternateContent>
        <mc:AlternateContent>
          <mc:Choice Requires="wps">
            <w:drawing>
              <wp:anchor distT="0" distB="0" distL="0" distR="0" simplePos="0" relativeHeight="251658241" behindDoc="1" locked="0" layoutInCell="1" allowOverlap="1" wp14:anchorId="51C19710" wp14:editId="0ACD2140">
                <wp:simplePos x="0" y="0"/>
                <wp:positionH relativeFrom="page">
                  <wp:posOffset>6223000</wp:posOffset>
                </wp:positionH>
                <wp:positionV relativeFrom="page">
                  <wp:posOffset>-1651000</wp:posOffset>
                </wp:positionV>
                <wp:extent cx="2603500" cy="13970000"/>
                <wp:effectExtent l="0" t="0" r="0" b="0"/>
                <wp:wrapNone/>
                <wp:docPr id="902" name="Chevron Teal"/>
                <wp:cNvGraphicFramePr/>
                <a:graphic xmlns:a="http://schemas.openxmlformats.org/drawingml/2006/main">
                  <a:graphicData uri="http://schemas.microsoft.com/office/word/2010/wordprocessingShape">
                    <wps:wsp>
                      <wps:cNvSpPr/>
                      <wps:spPr>
                        <a:xfrm>
                          <a:off x="0" y="0"/>
                          <a:ext cx="2603500" cy="13970000"/>
                        </a:xfrm>
                        <a:prstGeom prst="chevron">
                          <a:avLst>
                            <a:gd name="adj" fmla="val 38000"/>
                          </a:avLst>
                        </a:prstGeom>
                        <a:solidFill>
                          <a:srgbClr val="0F7173"/>
                        </a:solidFill>
                        <a:ln>
                          <a:noFill/>
                        </a:ln>
                      </wps:spPr>
                      <wps:bodyPr/>
                    </wps:wsp>
                  </a:graphicData>
                </a:graphic>
              </wp:anchor>
            </w:drawing>
          </mc:Choice>
          <mc:Fallback>
            <w:pict>
              <v:shape w14:anchorId="158B0A7B" id="Chevron Teal" o:spid="_x0000_s1026" type="#_x0000_t55" style="position:absolute;margin-left:490pt;margin-top:-130pt;width:205pt;height:1100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fiPh/jQEAABMDAAAOAAAAZHJzL2Uyb0RvYy54bWysUstOIzEQvCPxD5bvG08SQWCUCYdF4bLa RQI+wPEjY2S7LdvMJH+/bSckwN5WzKHHbneXq8q9vNs5SwYVkwHf0emkoUR5AdL4bUdfntc/bihJ mXvJLXjV0b1K9G51ebEcQ6tm0IOVKhIE8akdQ0f7nEPLWBK9cjxNICiPhxqi4xm3cctk5COiO8tm TXPNRogyRBAqJczeHw7pquJrrUT+o3VSmdiOIrdcY6xxUyJbLXm7jTz0Rhxp8P9g4bjxeOkJ6p5n Tt6i+QfKGREhgc4TAY6B1kaoqgHVTJsvap56HlTVguakcLIpfR+s+D08hceINowhtQmXRcVOR1f+ yI/sqln7k1lql4nA5Oy6mV816KnAs+n8dtHgV/xk5/4QU35Q4EhZdBQfdYhwMIoPv1KujkniucPR 4PKVEu0s+j9wS+Y3Z7xjMSK/I5bOBNbItbG2buJ289NGgq1Idb2YLuZHMp/KrC/FHkrbgWvJsLP4 stqA3FdPah6dr6KOU1Ke9uO+dp9nefUXAAD//wMAUEsDBBQABgAIAAAAIQDYEMb83gAAAA4BAAAP AAAAZHJzL2Rvd25yZXYueG1sTI/BTsMwEETvSPyDtUjcWpsCVRPiVASVO7Q90Ns23iZR43WI3Sb8 Pc4Jbm+0o9mZbD3aVlyp941jDQ9zBYK4dKbhSsN+9z5bgfAB2WDrmDT8kId1fnuTYWrcwJ903YZK xBD2KWqoQ+hSKX1Zk0U/dx1xvJ1cbzFE2VfS9DjEcNvKhVJLabHh+KHGjt5qKs/bi9VwwA2Vu69C fdjv/WB987wpioPW93fj6wuIQGP4M8NUP1aHPHY6ugsbL1oNyUrFLUHDbLGcaLI8JhMdIyVPkWSe yf8z8l8AAAD//wMAUEsBAi0AFAAGAAgAAAAhALaDOJL+AAAA4QEAABMAAAAAAAAAAAAAAAAAAAAA AFtDb250ZW50X1R5cGVzXS54bWxQSwECLQAUAAYACAAAACEAOP0h/9YAAACUAQAACwAAAAAAAAAA AAAAAAAvAQAAX3JlbHMvLnJlbHNQSwECLQAUAAYACAAAACEAH4j4f40BAAATAwAADgAAAAAAAAAA AAAAAAAuAgAAZHJzL2Uyb0RvYy54bWxQSwECLQAUAAYACAAAACEA2BDG/N4AAAAOAQAADwAAAAAA AAAAAAAAAADnAwAAZHJzL2Rvd25yZXYueG1sUEsFBgAAAAAEAAQA8wAAAPIEAAAAAA== " adj="13392" fillcolor="#0f7173" stroked="f">
                <w10:wrap anchorx="page" anchory="page"/>
              </v:shape>
            </w:pict>
          </mc:Fallback>
        </mc:AlternateContent>
        <mc:AlternateContent>
          <mc:Choice Requires="wps">
            <w:drawing>
              <wp:anchor distT="0" distB="0" distL="0" distR="0" simplePos="0" relativeHeight="251658242" behindDoc="1" locked="0" layoutInCell="1" allowOverlap="1" wp14:anchorId="7A813EF5" wp14:editId="4B592B5F">
                <wp:simplePos x="0" y="0"/>
                <wp:positionH relativeFrom="page">
                  <wp:posOffset>7112000</wp:posOffset>
                </wp:positionH>
                <wp:positionV relativeFrom="page">
                  <wp:posOffset>-1651000</wp:posOffset>
                </wp:positionV>
                <wp:extent cx="2032000" cy="13970000"/>
                <wp:effectExtent l="0" t="0" r="0" b="0"/>
                <wp:wrapNone/>
                <wp:docPr id="903" name="Chevron Lime"/>
                <wp:cNvGraphicFramePr/>
                <a:graphic xmlns:a="http://schemas.openxmlformats.org/drawingml/2006/main">
                  <a:graphicData uri="http://schemas.microsoft.com/office/word/2010/wordprocessingShape">
                    <wps:wsp>
                      <wps:cNvSpPr/>
                      <wps:spPr>
                        <a:xfrm>
                          <a:off x="0" y="0"/>
                          <a:ext cx="2032000" cy="13970000"/>
                        </a:xfrm>
                        <a:prstGeom prst="chevron">
                          <a:avLst>
                            <a:gd name="adj" fmla="val 38000"/>
                          </a:avLst>
                        </a:prstGeom>
                        <a:solidFill>
                          <a:srgbClr val="C1D62F"/>
                        </a:solidFill>
                        <a:ln>
                          <a:noFill/>
                        </a:ln>
                      </wps:spPr>
                      <wps:bodyPr/>
                    </wps:wsp>
                  </a:graphicData>
                </a:graphic>
              </wp:anchor>
            </w:drawing>
          </mc:Choice>
          <mc:Fallback>
            <w:pict>
              <v:shape w14:anchorId="047468B6" id="Chevron Lime" o:spid="_x0000_s1026" type="#_x0000_t55" style="position:absolute;margin-left:560pt;margin-top:-130pt;width:160pt;height:1100pt;z-index:-251655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GCG1ujAEAABMDAAAOAAAAZHJzL2Uyb0RvYy54bWysUsuuEzEM3SPxD1H2NNNWulxGnd7FrcoG AdKFD0jz6AQlceSEmfbvcdLS8tghNp74cc7Yx948nYJnk8HsIA58ueg4M1GBdvE48K9f9m8eOctF Ri09RDPws8n8afv61WZOvVnBCF4bZEQScz+ngY+lpF6IrEYTZF5AMpGSFjDIQi4ehUY5E3vwYtV1 D2IG1AlBmZwpursk+bbxW2tU+WRtNoX5gVNvpVls9lCt2G5kf0SZRqeubch/6CJIF+mnN6qdLJJ9 R/cXVXAKIYMtCwVBgLVOmTYDTbPs/pjmZZTJtFlInJxuMuX/R6s+Ti/pM5IMc8p9pmed4mQx1C/1 x05NrPNNLHMqTFFw1a1pAaSpotxy/e4tOU1PcccnzOW9gcDqY+C01AnhIpScPuTSFNMsykCnIfU3 zmzwpP8kPVs/3vmuxcT8k7EiM3in98775uDx8OyREXTgz8vdw2pfl0uQ38p8rMURKuySrhFxH76+ DqDPTZMWJ+Ubz/VK6mp/9Rv6fsvbHwAAAP//AwBQSwMEFAAGAAgAAAAhABfOGRHeAAAADwEAAA8A AABkcnMvZG93bnJldi54bWxMj0FLw0AQhe+C/2EZwVu7aalFYzaliiJFcmgUvE6zYxLM7obspon/ 3tmTvX2Pebx5L9vNphNnGnzrrILVMgFBtnK6tbWCz4/XxT0IH9Bq7JwlBb/kYZdfX2WYajfZI53L UAsOsT5FBU0IfSqlrxoy6JeuJ8u3bzcYDCyHWuoBJw43nVwnyVYabC1/aLCn54aqn3I0Ct6S4lge yuJrxL1z9DQdipf3O6Vub+b9I4hAc/g3Q6zP1SHnTic3Wu1Fx3rF+exVsFhvI0XPZhPpxPQQSeaZ vNyR/wEAAP//AwBQSwECLQAUAAYACAAAACEAtoM4kv4AAADhAQAAEwAAAAAAAAAAAAAAAAAAAAAA W0NvbnRlbnRfVHlwZXNdLnhtbFBLAQItABQABgAIAAAAIQA4/SH/1gAAAJQBAAALAAAAAAAAAAAA AAAAAC8BAABfcmVscy8ucmVsc1BLAQItABQABgAIAAAAIQAGCG1ujAEAABMDAAAOAAAAAAAAAAAA AAAAAC4CAABkcnMvZTJvRG9jLnhtbFBLAQItABQABgAIAAAAIQAXzhkR3gAAAA8BAAAPAAAAAAAA AAAAAAAAAOYDAABkcnMvZG93bnJldi54bWxQSwUGAAAAAAQABADzAAAA8QQAAAAA " adj="13392" fillcolor="#c1d62f" stroked="f">
                <w10:wrap anchorx="page" anchory="page"/>
              </v:shape>
            </w:pict>
          </mc:Fallback>
        </mc:AlternateContent>
      </w:r>
    </w:p>
    <w:p w14:paraId="27025200" w14:textId="77777777" w:rsidR="00793731" w:rsidRDefault="00793731">
      <w:pPr>
        <w:spacing w:after="60"/>
      </w:pPr>
    </w:p>
    <w:p w14:paraId="1F109D2D" w14:textId="77777777" w:rsidR="00793731" w:rsidRDefault="00793731">
      <w:pPr>
        <w:spacing w:after="60"/>
      </w:pPr>
    </w:p>
    <w:p w14:paraId="1E825790" w14:textId="1B7C73AB" w:rsidR="00793731" w:rsidRPr="00DB6481" w:rsidRDefault="00A06A55" w:rsidP="000653CF">
      <w:pPr>
        <w:spacing w:after="280"/>
        <w:rPr>
          <w:rFonts w:ascii="Noto Sans Black" w:hAnsi="Noto Sans Black" w:cs="Noto Sans Black"/>
          <w:b/>
          <w:color w:val="00503D"/>
          <w:sz w:val="96"/>
          <w:lang w:val="en-US"/>
        </w:rPr>
      </w:pPr>
      <w:r>
        <w:rPr>
          <w:noProof/>
        </w:rPr>
        <w:drawing>
          <wp:inline distT="0" distB="0" distL="0" distR="0" wp14:anchorId="106E2E02" wp14:editId="6DE7AFC2">
            <wp:extent cx="2667000" cy="1422400"/>
            <wp:effectExtent l="0" t="0" r="0" b="0"/>
            <wp:docPr id="802" name="CADIS Logo" descr="CADIS Logo"/>
            <wp:cNvGraphicFramePr/>
            <a:graphic xmlns:a="http://schemas.openxmlformats.org/drawingml/2006/main">
              <a:graphicData uri="http://schemas.openxmlformats.org/drawingml/2006/picture">
                <pic:pic xmlns:pic="http://schemas.openxmlformats.org/drawingml/2006/picture">
                  <pic:nvPicPr>
                    <pic:cNvPr id="802" name="cadis.png"/>
                    <pic:cNvPicPr/>
                  </pic:nvPicPr>
                  <pic:blipFill>
                    <a:blip r:embed="rId11">
                      <a:clrChange useA="0">
                        <a:clrFrom>
                          <a:srgbClr val="FFFFFF"/>
                        </a:clrFrom>
                        <a:clrTo>
                          <a:srgbClr val="FFFFFF">
                            <a:alpha val="0"/>
                          </a:srgbClr>
                        </a:clrTo>
                      </a:clrChange>
                    </a:blip>
                    <a:stretch>
                      <a:fillRect/>
                    </a:stretch>
                  </pic:blipFill>
                  <pic:spPr>
                    <a:xfrm>
                      <a:off x="0" y="0"/>
                      <a:ext cx="2667000" cy="1422400"/>
                    </a:xfrm>
                    <a:prstGeom prst="rect">
                      <a:avLst/>
                    </a:prstGeom>
                  </pic:spPr>
                </pic:pic>
              </a:graphicData>
            </a:graphic>
          </wp:inline>
        </w:drawing>
      </w:r>
    </w:p>
    <w:p w14:paraId="096602F0" w14:textId="77777777" w:rsidR="00793731" w:rsidRPr="00DB6481" w:rsidRDefault="00A15DA1" w:rsidP="000653CF">
      <w:pPr>
        <w:spacing w:before="120" w:after="560"/>
        <w:rPr>
          <w:rFonts w:ascii="Noto Sans" w:hAnsi="Noto Sans" w:cs="Noto Sans"/>
          <w:color w:val="555555"/>
          <w:sz w:val="28"/>
          <w:lang w:val="en-US"/>
        </w:rPr>
      </w:pPr>
      <w:r>
        <w:rPr>
          <w:rFonts w:ascii="Noto Sans" w:hAnsi="Noto Sans" w:cs="Noto Sans"/>
          <w:color w:val="555555"/>
          <w:sz w:val="28"/>
          <w:szCs w:val="28"/>
          <w:lang w:val="en-US"/>
        </w:rPr>
        <w:t xml:space="preserve">Cybersecurity Assessment for Defence Industry Suppliers</w:t>
      </w:r>
    </w:p>
    <w:p w14:paraId="61F83291" w14:textId="6E3B9DA8" w:rsidR="00793731" w:rsidRPr="00DB6481" w:rsidRDefault="00A15DA1" w:rsidP="00AC6E91">
      <w:pPr>
        <w:spacing w:after="240"/>
        <w:rPr>
          <w:rFonts w:ascii="Noto Sans Black" w:hAnsi="Noto Sans Black" w:cs="Noto Sans Black"/>
          <w:b/>
          <w:color w:val="00503D"/>
          <w:sz w:val="44"/>
        </w:rPr>
      </w:pPr>
      <w:r>
        <w:rPr>
          <w:rFonts w:ascii="Noto Sans Black" w:hAnsi="Noto Sans Black" w:cs="Noto Sans Black"/>
          <w:b/>
          <w:bCs/>
          <w:color w:val="00503D"/>
          <w:sz w:val="44"/>
          <w:szCs w:val="40"/>
        </w:rPr>
        <w:t>Handbuch</w:t>
      </w:r>
    </w:p>
    <w:p w14:paraId="09B8E089" w14:textId="40B2C2D1" w:rsidR="00793731" w:rsidRPr="00DB6481" w:rsidRDefault="00A15DA1" w:rsidP="00AC6E91">
      <w:pPr>
        <w:spacing w:after="80"/>
        <w:rPr>
          <w:rFonts w:ascii="Noto Sans" w:hAnsi="Noto Sans" w:cs="Noto Sans"/>
          <w:color w:val="555555"/>
          <w:sz w:val="24"/>
        </w:rPr>
      </w:pPr>
      <w:r>
        <w:rPr>
          <w:rFonts w:ascii="Noto Sans" w:hAnsi="Noto Sans" w:cs="Noto Sans"/>
          <w:color w:val="555555"/>
          <w:sz w:val="24"/>
          <w:szCs w:val="24"/>
        </w:rPr>
        <w:t>Version 1.0 (Erstellung)</w:t>
      </w:r>
    </w:p>
    <w:p w14:paraId="108AB270" w14:textId="1690BD6F" w:rsidR="0034411D" w:rsidRDefault="00A15DA1" w:rsidP="00AC6E91">
      <w:pPr>
        <w:rPr>
          <w:rFonts w:ascii="Noto Sans" w:hAnsi="Noto Sans" w:cs="Noto Sans"/>
          <w:color w:val="555555"/>
          <w:sz w:val="24"/>
        </w:rPr>
      </w:pPr>
      <w:r>
        <w:rPr>
          <w:rFonts w:ascii="Noto Sans" w:hAnsi="Noto Sans" w:cs="Noto Sans"/>
          <w:color w:val="555555"/>
          <w:sz w:val="24"/>
        </w:rPr>
        <w:t xml:space="preserve">Stand: Oktober 2026</w:t>
      </w:r>
    </w:p>
    <w:p w14:paraId="1CB77975" w14:textId="446923AE" w:rsidR="00221E52" w:rsidRPr="00DA7E2E" w:rsidRDefault="0034411D" w:rsidP="00DA7E2E">
      <w:pPr>
        <w:spacing w:before="1200"/>
        <w:rPr>
          <w:rFonts w:ascii="Noto Sans" w:hAnsi="Noto Sans" w:cs="Noto Sans"/>
          <w:b/>
          <w:color w:val="555555"/>
          <w:sz w:val="24"/>
        </w:rPr>
      </w:pPr>
      <w:r>
        <w:rPr>
          <w:rFonts w:ascii="Noto Sans" w:hAnsi="Noto Sans" w:cs="Noto Sans"/>
          <w:b/>
          <w:color w:val="555555"/>
          <w:sz w:val="24"/>
        </w:rPr>
        <w:t>Klassifikation: INTERN</w:t>
      </w:r>
    </w:p>
    <w:p w14:paraId="188CE5FD" w14:textId="27620B0F" w:rsidR="00793731" w:rsidRDefault="00A15DA1">
      <w:r>
        <w:br w:type="page"/>
      </w:r>
    </w:p>
    <w:p w14:paraId="705FECCE" w14:textId="2D6AEAB0" w:rsidR="00793731" w:rsidRDefault="00A15DA1">
      <w:pPr>
        <w:pStyle w:val="berschrift1"/>
      </w:pPr>
      <w:bookmarkStart w:id="0" w:name="_Toc241501439"/>
      <w:r>
        <w:lastRenderedPageBreak/>
        <w:t>Inhaltsverzeichnis</w:t>
      </w:r>
      <w:bookmarkEnd w:id="0"/>
    </w:p>
    <w:sdt>
      <w:sdtPr>
        <w:alias w:val="Inhaltsverzeichnis"/>
        <w:id w:val="939181800"/>
      </w:sdtPr>
      <w:sdtEndPr/>
      <w:sdtContent>
        <w:p w14:paraId="2EC359FA" w14:textId="09F0954D" w:rsidR="00EE3D2A" w:rsidRDefault="00A15DA1">
          <w:pPr>
            <w:pStyle w:val="Verzeichnis1"/>
            <w:tabs>
              <w:tab w:val="right" w:leader="dot" w:pos="8948"/>
            </w:tabs>
            <w:rPr>
              <w:rFonts w:eastAsiaTheme="minorEastAsia"/>
              <w:noProof/>
              <w:sz w:val="24"/>
              <w:szCs w:val="24"/>
              <w:lang w:eastAsia="de-DE"/>
            </w:rPr>
          </w:pPr>
          <w:r>
            <w:fldChar w:fldCharType="begin"/>
            <w:instrText>TOC \h \o "1-3"</w:instrText>
            <w:fldChar w:fldCharType="separate"/>
          </w:r>
          <w:hyperlink w:anchor="_Toc241501439" w:history="1">
            <w:r>
              <w:rPr>
                <w:rStyle w:val="Hyperlink"/>
                <w:noProof/>
              </w:rPr>
              <w:t>Inhaltsverzeichnis</w:t>
            </w:r>
            <w:r>
              <w:rPr>
                <w:noProof/>
              </w:rPr>
              <w:tab/>
              <w:fldChar w:fldCharType="begin"/>
              <w:instrText xml:space="preserve"> PAGEREF _Toc241501439 \h </w:instrText>
              <w:fldChar w:fldCharType="separate"/>
              <w:t>2</w:t>
              <w:fldChar w:fldCharType="end"/>
            </w:r>
          </w:hyperlink>
        </w:p>
        <w:p w14:paraId="175F95DA" w14:textId="2372CCDB" w:rsidR="00EE3D2A" w:rsidRDefault="00EE3D2A">
          <w:pPr>
            <w:pStyle w:val="Verzeichnis1"/>
            <w:tabs>
              <w:tab w:val="right" w:leader="dot" w:pos="8948"/>
            </w:tabs>
            <w:rPr>
              <w:rFonts w:eastAsiaTheme="minorEastAsia"/>
              <w:noProof/>
              <w:sz w:val="24"/>
              <w:szCs w:val="24"/>
              <w:lang w:eastAsia="de-DE"/>
            </w:rPr>
          </w:pPr>
          <w:hyperlink w:anchor="_Toc241501440" w:history="1">
            <w:r>
              <w:rPr>
                <w:rStyle w:val="Hyperlink"/>
                <w:noProof/>
              </w:rPr>
              <w:t>Revisionshistorie</w:t>
            </w:r>
            <w:r>
              <w:rPr>
                <w:noProof/>
              </w:rPr>
              <w:tab/>
              <w:fldChar w:fldCharType="begin"/>
              <w:instrText xml:space="preserve"> PAGEREF _Toc241501440 \h </w:instrText>
              <w:fldChar w:fldCharType="separate"/>
              <w:t>5</w:t>
              <w:fldChar w:fldCharType="end"/>
            </w:r>
          </w:hyperlink>
        </w:p>
        <w:p w14:paraId="4904915B" w14:textId="0904C610" w:rsidR="00EE3D2A" w:rsidRDefault="00EE3D2A">
          <w:pPr>
            <w:pStyle w:val="Verzeichnis1"/>
            <w:tabs>
              <w:tab w:val="right" w:leader="dot" w:pos="8948"/>
            </w:tabs>
            <w:rPr>
              <w:rFonts w:eastAsiaTheme="minorEastAsia"/>
              <w:noProof/>
              <w:sz w:val="24"/>
              <w:szCs w:val="24"/>
              <w:lang w:eastAsia="de-DE"/>
            </w:rPr>
          </w:pPr>
          <w:hyperlink w:anchor="_Toc241501441" w:history="1">
            <w:r>
              <w:rPr>
                <w:rStyle w:val="Hyperlink"/>
                <w:noProof/>
              </w:rPr>
              <w:t>Abkürzungsverzeichnis</w:t>
            </w:r>
            <w:r>
              <w:rPr>
                <w:noProof/>
              </w:rPr>
              <w:tab/>
              <w:fldChar w:fldCharType="begin"/>
              <w:instrText xml:space="preserve"> PAGEREF _Toc241501441 \h </w:instrText>
              <w:fldChar w:fldCharType="separate"/>
              <w:t>6</w:t>
              <w:fldChar w:fldCharType="end"/>
            </w:r>
          </w:hyperlink>
        </w:p>
        <w:p w14:paraId="4F491CA2" w14:textId="01517DE8" w:rsidR="00EE3D2A" w:rsidRDefault="00EE3D2A">
          <w:pPr>
            <w:pStyle w:val="Verzeichnis1"/>
            <w:tabs>
              <w:tab w:val="right" w:leader="dot" w:pos="8948"/>
            </w:tabs>
            <w:rPr>
              <w:rFonts w:eastAsiaTheme="minorEastAsia"/>
              <w:noProof/>
              <w:sz w:val="24"/>
              <w:szCs w:val="24"/>
              <w:lang w:eastAsia="de-DE"/>
            </w:rPr>
          </w:pPr>
          <w:hyperlink w:anchor="_Toc241501442" w:history="1">
            <w:r>
              <w:rPr>
                <w:rStyle w:val="Hyperlink"/>
                <w:noProof/>
              </w:rPr>
              <w:t>1 Geltungsbereich und Zweck</w:t>
            </w:r>
            <w:r>
              <w:rPr>
                <w:noProof/>
              </w:rPr>
              <w:tab/>
              <w:fldChar w:fldCharType="begin"/>
              <w:instrText xml:space="preserve"> PAGEREF _Toc241501442 \h </w:instrText>
              <w:fldChar w:fldCharType="separate"/>
              <w:t>12</w:t>
              <w:fldChar w:fldCharType="end"/>
            </w:r>
          </w:hyperlink>
        </w:p>
        <w:p w14:paraId="42DC651E" w14:textId="79EF1FD2" w:rsidR="00EE3D2A" w:rsidRDefault="00EE3D2A">
          <w:pPr>
            <w:pStyle w:val="Verzeichnis2"/>
            <w:tabs>
              <w:tab w:val="right" w:leader="dot" w:pos="8948"/>
            </w:tabs>
            <w:rPr>
              <w:rFonts w:eastAsiaTheme="minorEastAsia"/>
              <w:noProof/>
              <w:sz w:val="24"/>
              <w:szCs w:val="24"/>
              <w:lang w:eastAsia="de-DE"/>
            </w:rPr>
          </w:pPr>
          <w:hyperlink w:anchor="_Toc241501443" w:history="1">
            <w:r>
              <w:rPr>
                <w:rStyle w:val="Hyperlink"/>
                <w:noProof/>
              </w:rPr>
              <w:t>1.1 Geltungsbereich</w:t>
            </w:r>
            <w:r>
              <w:rPr>
                <w:noProof/>
              </w:rPr>
              <w:tab/>
              <w:fldChar w:fldCharType="begin"/>
              <w:instrText xml:space="preserve"> PAGEREF _Toc241501443 \h </w:instrText>
              <w:fldChar w:fldCharType="separate"/>
              <w:t>12</w:t>
              <w:fldChar w:fldCharType="end"/>
            </w:r>
          </w:hyperlink>
        </w:p>
        <w:p w14:paraId="1C2009D1" w14:textId="7D506041" w:rsidR="00EE3D2A" w:rsidRDefault="00EE3D2A">
          <w:pPr>
            <w:pStyle w:val="Verzeichnis2"/>
            <w:tabs>
              <w:tab w:val="right" w:leader="dot" w:pos="8948"/>
            </w:tabs>
            <w:rPr>
              <w:rFonts w:eastAsiaTheme="minorEastAsia"/>
              <w:noProof/>
              <w:sz w:val="24"/>
              <w:szCs w:val="24"/>
              <w:lang w:eastAsia="de-DE"/>
            </w:rPr>
          </w:pPr>
          <w:hyperlink w:anchor="_Toc241501444" w:history="1">
            <w:r>
              <w:rPr>
                <w:rStyle w:val="Hyperlink"/>
                <w:noProof/>
              </w:rPr>
              <w:t>1.2 Zweck</w:t>
            </w:r>
            <w:r>
              <w:rPr>
                <w:noProof/>
              </w:rPr>
              <w:tab/>
              <w:fldChar w:fldCharType="begin"/>
              <w:instrText xml:space="preserve"> PAGEREF _Toc241501444 \h </w:instrText>
              <w:fldChar w:fldCharType="separate"/>
              <w:t>12</w:t>
              <w:fldChar w:fldCharType="end"/>
            </w:r>
          </w:hyperlink>
        </w:p>
        <w:p w14:paraId="14254935" w14:textId="2DD148BD" w:rsidR="00EE3D2A" w:rsidRDefault="00EE3D2A">
          <w:pPr>
            <w:pStyle w:val="Verzeichnis2"/>
            <w:tabs>
              <w:tab w:val="right" w:leader="dot" w:pos="8948"/>
            </w:tabs>
            <w:rPr>
              <w:rFonts w:eastAsiaTheme="minorEastAsia"/>
              <w:noProof/>
              <w:sz w:val="24"/>
              <w:szCs w:val="24"/>
              <w:lang w:eastAsia="de-DE"/>
            </w:rPr>
          </w:pPr>
          <w:hyperlink w:anchor="_Toc241501445" w:history="1">
            <w:r>
              <w:rPr>
                <w:rStyle w:val="Hyperlink"/>
                <w:noProof/>
              </w:rPr>
              <w:t>1.3 Normativer Rahmen</w:t>
            </w:r>
            <w:r>
              <w:rPr>
                <w:noProof/>
              </w:rPr>
              <w:tab/>
              <w:fldChar w:fldCharType="begin"/>
              <w:instrText xml:space="preserve"> PAGEREF _Toc241501445 \h </w:instrText>
              <w:fldChar w:fldCharType="separate"/>
              <w:t>13</w:t>
              <w:fldChar w:fldCharType="end"/>
            </w:r>
          </w:hyperlink>
        </w:p>
        <w:p w14:paraId="75762528" w14:textId="493622C0" w:rsidR="00EE3D2A" w:rsidRDefault="00EE3D2A">
          <w:pPr>
            <w:pStyle w:val="Verzeichnis1"/>
            <w:tabs>
              <w:tab w:val="right" w:leader="dot" w:pos="8948"/>
            </w:tabs>
            <w:rPr>
              <w:rFonts w:eastAsiaTheme="minorEastAsia"/>
              <w:noProof/>
              <w:sz w:val="24"/>
              <w:szCs w:val="24"/>
              <w:lang w:eastAsia="de-DE"/>
            </w:rPr>
          </w:pPr>
          <w:hyperlink w:anchor="_Toc241501446" w:history="1">
            <w:r>
              <w:rPr>
                <w:rStyle w:val="Hyperlink"/>
                <w:noProof/>
              </w:rPr>
              <w:t>2 Allgemeine Informationen</w:t>
            </w:r>
            <w:r>
              <w:rPr>
                <w:noProof/>
              </w:rPr>
              <w:tab/>
              <w:fldChar w:fldCharType="begin"/>
              <w:instrText xml:space="preserve"> PAGEREF _Toc241501446 \h </w:instrText>
              <w:fldChar w:fldCharType="separate"/>
              <w:t>14</w:t>
              <w:fldChar w:fldCharType="end"/>
            </w:r>
          </w:hyperlink>
        </w:p>
        <w:p w14:paraId="507C647E" w14:textId="765A5454" w:rsidR="00EE3D2A" w:rsidRDefault="00EE3D2A">
          <w:pPr>
            <w:pStyle w:val="Verzeichnis2"/>
            <w:tabs>
              <w:tab w:val="right" w:leader="dot" w:pos="8948"/>
            </w:tabs>
            <w:rPr>
              <w:rFonts w:eastAsiaTheme="minorEastAsia"/>
              <w:noProof/>
              <w:sz w:val="24"/>
              <w:szCs w:val="24"/>
              <w:lang w:eastAsia="de-DE"/>
            </w:rPr>
          </w:pPr>
          <w:hyperlink w:anchor="_Toc241501447" w:history="1">
            <w:r>
              <w:rPr>
                <w:rStyle w:val="Hyperlink"/>
                <w:noProof/>
              </w:rPr>
              <w:t>2.1 Einleitung</w:t>
            </w:r>
            <w:r>
              <w:rPr>
                <w:noProof/>
              </w:rPr>
              <w:tab/>
              <w:fldChar w:fldCharType="begin"/>
              <w:instrText xml:space="preserve"> PAGEREF _Toc241501447 \h </w:instrText>
              <w:fldChar w:fldCharType="separate"/>
              <w:t>14</w:t>
              <w:fldChar w:fldCharType="end"/>
            </w:r>
          </w:hyperlink>
        </w:p>
        <w:p w14:paraId="4F282471" w14:textId="067D0FA1" w:rsidR="00EE3D2A" w:rsidRDefault="00EE3D2A">
          <w:pPr>
            <w:pStyle w:val="Verzeichnis2"/>
            <w:tabs>
              <w:tab w:val="right" w:leader="dot" w:pos="8948"/>
            </w:tabs>
            <w:rPr>
              <w:rFonts w:eastAsiaTheme="minorEastAsia"/>
              <w:noProof/>
              <w:sz w:val="24"/>
              <w:szCs w:val="24"/>
              <w:lang w:eastAsia="de-DE"/>
            </w:rPr>
          </w:pPr>
          <w:hyperlink w:anchor="_Toc241501448" w:history="1">
            <w:r>
              <w:rPr>
                <w:rStyle w:val="Hyperlink"/>
                <w:noProof/>
              </w:rPr>
              <w:t>2.2 Unparteilichkeit und Interessenkonfliktmanagement</w:t>
            </w:r>
            <w:r>
              <w:rPr>
                <w:noProof/>
              </w:rPr>
              <w:tab/>
              <w:fldChar w:fldCharType="begin"/>
              <w:instrText xml:space="preserve"> PAGEREF _Toc241501448 \h </w:instrText>
              <w:fldChar w:fldCharType="separate"/>
              <w:t>14</w:t>
              <w:fldChar w:fldCharType="end"/>
            </w:r>
          </w:hyperlink>
        </w:p>
        <w:p w14:paraId="520AE7C1" w14:textId="0CA3F4D7" w:rsidR="00EE3D2A" w:rsidRDefault="00EE3D2A">
          <w:pPr>
            <w:pStyle w:val="Verzeichnis2"/>
            <w:tabs>
              <w:tab w:val="right" w:leader="dot" w:pos="8948"/>
            </w:tabs>
            <w:rPr>
              <w:rFonts w:eastAsiaTheme="minorEastAsia"/>
              <w:noProof/>
              <w:sz w:val="24"/>
              <w:szCs w:val="24"/>
              <w:lang w:eastAsia="de-DE"/>
            </w:rPr>
          </w:pPr>
          <w:hyperlink w:anchor="_Toc241501449" w:history="1">
            <w:r>
              <w:rPr>
                <w:rStyle w:val="Hyperlink"/>
                <w:noProof/>
              </w:rPr>
              <w:t>2.3 Datenschutz und Vertraulichkeit</w:t>
            </w:r>
            <w:r>
              <w:rPr>
                <w:noProof/>
              </w:rPr>
              <w:tab/>
              <w:fldChar w:fldCharType="begin"/>
              <w:instrText xml:space="preserve"> PAGEREF _Toc241501449 \h </w:instrText>
              <w:fldChar w:fldCharType="separate"/>
              <w:t>15</w:t>
              <w:fldChar w:fldCharType="end"/>
            </w:r>
          </w:hyperlink>
        </w:p>
        <w:p w14:paraId="0769B5C0" w14:textId="27AF3E58" w:rsidR="00EE3D2A" w:rsidRDefault="00EE3D2A">
          <w:pPr>
            <w:pStyle w:val="Verzeichnis2"/>
            <w:tabs>
              <w:tab w:val="right" w:leader="dot" w:pos="8948"/>
            </w:tabs>
            <w:rPr>
              <w:rFonts w:eastAsiaTheme="minorEastAsia"/>
              <w:noProof/>
              <w:sz w:val="24"/>
              <w:szCs w:val="24"/>
              <w:lang w:eastAsia="de-DE"/>
            </w:rPr>
          </w:pPr>
          <w:hyperlink w:anchor="_Toc241501450" w:history="1">
            <w:r>
              <w:rPr>
                <w:rStyle w:val="Hyperlink"/>
                <w:noProof/>
              </w:rPr>
              <w:t>2.4 Disclaimer</w:t>
            </w:r>
            <w:r>
              <w:rPr>
                <w:noProof/>
              </w:rPr>
              <w:tab/>
              <w:fldChar w:fldCharType="begin"/>
              <w:instrText xml:space="preserve"> PAGEREF _Toc241501450 \h </w:instrText>
              <w:fldChar w:fldCharType="separate"/>
              <w:t>15</w:t>
              <w:fldChar w:fldCharType="end"/>
            </w:r>
          </w:hyperlink>
        </w:p>
        <w:p w14:paraId="7D6E4A08" w14:textId="17A17406" w:rsidR="00EE3D2A" w:rsidRDefault="00EE3D2A">
          <w:pPr>
            <w:pStyle w:val="Verzeichnis1"/>
            <w:tabs>
              <w:tab w:val="right" w:leader="dot" w:pos="8948"/>
            </w:tabs>
            <w:rPr>
              <w:rFonts w:eastAsiaTheme="minorEastAsia"/>
              <w:noProof/>
              <w:sz w:val="24"/>
              <w:szCs w:val="24"/>
              <w:lang w:eastAsia="de-DE"/>
            </w:rPr>
          </w:pPr>
          <w:hyperlink w:anchor="_Toc241501451" w:history="1">
            <w:r>
              <w:rPr>
                <w:rStyle w:val="Hyperlink"/>
                <w:noProof/>
              </w:rPr>
              <w:t>3 Einspruchs- und Beschwerdeverfahren</w:t>
            </w:r>
            <w:r>
              <w:rPr>
                <w:noProof/>
              </w:rPr>
              <w:tab/>
              <w:fldChar w:fldCharType="begin"/>
              <w:instrText xml:space="preserve"> PAGEREF _Toc241501451 \h </w:instrText>
              <w:fldChar w:fldCharType="separate"/>
              <w:t>16</w:t>
              <w:fldChar w:fldCharType="end"/>
            </w:r>
          </w:hyperlink>
        </w:p>
        <w:p w14:paraId="0B1B1975" w14:textId="4017E8FF" w:rsidR="00EE3D2A" w:rsidRDefault="00EE3D2A">
          <w:pPr>
            <w:pStyle w:val="Verzeichnis2"/>
            <w:tabs>
              <w:tab w:val="right" w:leader="dot" w:pos="8948"/>
            </w:tabs>
            <w:rPr>
              <w:rFonts w:eastAsiaTheme="minorEastAsia"/>
              <w:noProof/>
              <w:sz w:val="24"/>
              <w:szCs w:val="24"/>
              <w:lang w:eastAsia="de-DE"/>
            </w:rPr>
          </w:pPr>
          <w:hyperlink w:anchor="_Toc241501452" w:history="1">
            <w:r>
              <w:rPr>
                <w:rStyle w:val="Hyperlink"/>
                <w:noProof/>
              </w:rPr>
              <w:t>3.1 Einspruch gegen das Prüfergebnis</w:t>
            </w:r>
            <w:r>
              <w:rPr>
                <w:noProof/>
              </w:rPr>
              <w:tab/>
              <w:fldChar w:fldCharType="begin"/>
              <w:instrText xml:space="preserve"> PAGEREF _Toc241501452 \h </w:instrText>
              <w:fldChar w:fldCharType="separate"/>
              <w:t>16</w:t>
              <w:fldChar w:fldCharType="end"/>
            </w:r>
          </w:hyperlink>
        </w:p>
        <w:p w14:paraId="29AC5D6B" w14:textId="22750DDB" w:rsidR="00EE3D2A" w:rsidRDefault="00EE3D2A">
          <w:pPr>
            <w:pStyle w:val="Verzeichnis2"/>
            <w:tabs>
              <w:tab w:val="right" w:leader="dot" w:pos="8948"/>
            </w:tabs>
            <w:rPr>
              <w:rFonts w:eastAsiaTheme="minorEastAsia"/>
              <w:noProof/>
              <w:sz w:val="24"/>
              <w:szCs w:val="24"/>
              <w:lang w:eastAsia="de-DE"/>
            </w:rPr>
          </w:pPr>
          <w:hyperlink w:anchor="_Toc241501453" w:history="1">
            <w:r>
              <w:rPr>
                <w:rStyle w:val="Hyperlink"/>
                <w:noProof/>
              </w:rPr>
              <w:t>3.2 Beschwerde gegen das Verfahren oder den Auditor</w:t>
            </w:r>
            <w:r>
              <w:rPr>
                <w:noProof/>
              </w:rPr>
              <w:tab/>
              <w:fldChar w:fldCharType="begin"/>
              <w:instrText xml:space="preserve"> PAGEREF _Toc241501453 \h </w:instrText>
              <w:fldChar w:fldCharType="separate"/>
              <w:t>17</w:t>
              <w:fldChar w:fldCharType="end"/>
            </w:r>
          </w:hyperlink>
        </w:p>
        <w:p w14:paraId="5488A963" w14:textId="6B060C36" w:rsidR="00EE3D2A" w:rsidRDefault="00EE3D2A">
          <w:pPr>
            <w:pStyle w:val="Verzeichnis1"/>
            <w:tabs>
              <w:tab w:val="right" w:leader="dot" w:pos="8948"/>
            </w:tabs>
            <w:rPr>
              <w:rFonts w:eastAsiaTheme="minorEastAsia"/>
              <w:noProof/>
              <w:sz w:val="24"/>
              <w:szCs w:val="24"/>
              <w:lang w:eastAsia="de-DE"/>
            </w:rPr>
          </w:pPr>
          <w:hyperlink w:anchor="_Toc241501454" w:history="1">
            <w:r>
              <w:rPr>
                <w:rStyle w:val="Hyperlink"/>
                <w:noProof/>
              </w:rPr>
              <w:t>4 Begriffserklärung und Bewertungssystematik</w:t>
            </w:r>
            <w:r>
              <w:rPr>
                <w:noProof/>
              </w:rPr>
              <w:tab/>
              <w:fldChar w:fldCharType="begin"/>
              <w:instrText xml:space="preserve"> PAGEREF _Toc241501454 \h </w:instrText>
              <w:fldChar w:fldCharType="separate"/>
              <w:t>18</w:t>
              <w:fldChar w:fldCharType="end"/>
            </w:r>
          </w:hyperlink>
        </w:p>
        <w:p w14:paraId="19D71ACD" w14:textId="02E4332F" w:rsidR="00EE3D2A" w:rsidRDefault="00EE3D2A">
          <w:pPr>
            <w:pStyle w:val="Verzeichnis2"/>
            <w:tabs>
              <w:tab w:val="right" w:leader="dot" w:pos="8948"/>
            </w:tabs>
            <w:rPr>
              <w:rFonts w:eastAsiaTheme="minorEastAsia"/>
              <w:noProof/>
              <w:sz w:val="24"/>
              <w:szCs w:val="24"/>
              <w:lang w:eastAsia="de-DE"/>
            </w:rPr>
          </w:pPr>
          <w:hyperlink w:anchor="_Toc241501455" w:history="1">
            <w:r>
              <w:rPr>
                <w:rStyle w:val="Hyperlink"/>
                <w:noProof/>
              </w:rPr>
              <w:t>4.1 Reifegrad</w:t>
            </w:r>
            <w:r>
              <w:rPr>
                <w:noProof/>
              </w:rPr>
              <w:tab/>
              <w:fldChar w:fldCharType="begin"/>
              <w:instrText xml:space="preserve"> PAGEREF _Toc241501455 \h </w:instrText>
              <w:fldChar w:fldCharType="separate"/>
              <w:t>18</w:t>
              <w:fldChar w:fldCharType="end"/>
            </w:r>
          </w:hyperlink>
        </w:p>
        <w:p w14:paraId="6C2BEA29" w14:textId="28A04311" w:rsidR="00EE3D2A" w:rsidRDefault="00EE3D2A">
          <w:pPr>
            <w:pStyle w:val="Verzeichnis2"/>
            <w:tabs>
              <w:tab w:val="right" w:leader="dot" w:pos="8948"/>
            </w:tabs>
            <w:rPr>
              <w:rFonts w:eastAsiaTheme="minorEastAsia"/>
              <w:noProof/>
              <w:sz w:val="24"/>
              <w:szCs w:val="24"/>
              <w:lang w:eastAsia="de-DE"/>
            </w:rPr>
          </w:pPr>
          <w:hyperlink w:anchor="_Toc241501456" w:history="1">
            <w:r>
              <w:rPr>
                <w:rStyle w:val="Hyperlink"/>
                <w:noProof/>
              </w:rPr>
              <w:t>4.2 Security Score</w:t>
            </w:r>
            <w:r>
              <w:rPr>
                <w:noProof/>
              </w:rPr>
              <w:tab/>
              <w:fldChar w:fldCharType="begin"/>
              <w:instrText xml:space="preserve"> PAGEREF _Toc241501456 \h </w:instrText>
              <w:fldChar w:fldCharType="separate"/>
              <w:t>19</w:t>
              <w:fldChar w:fldCharType="end"/>
            </w:r>
          </w:hyperlink>
        </w:p>
        <w:p w14:paraId="6BC30FDE" w14:textId="6A125ACF" w:rsidR="00EE3D2A" w:rsidRDefault="00EE3D2A">
          <w:pPr>
            <w:pStyle w:val="Verzeichnis2"/>
            <w:tabs>
              <w:tab w:val="right" w:leader="dot" w:pos="8948"/>
            </w:tabs>
            <w:rPr>
              <w:rFonts w:eastAsiaTheme="minorEastAsia"/>
              <w:noProof/>
              <w:sz w:val="24"/>
              <w:szCs w:val="24"/>
              <w:lang w:eastAsia="de-DE"/>
            </w:rPr>
          </w:pPr>
          <w:hyperlink w:anchor="_Toc241501457" w:history="1">
            <w:r>
              <w:rPr>
                <w:rStyle w:val="Hyperlink"/>
                <w:noProof/>
              </w:rPr>
              <w:t>4.3 Prüfmodule</w:t>
            </w:r>
            <w:r>
              <w:rPr>
                <w:noProof/>
              </w:rPr>
              <w:tab/>
              <w:fldChar w:fldCharType="begin"/>
              <w:instrText xml:space="preserve"> PAGEREF _Toc241501457 \h </w:instrText>
              <w:fldChar w:fldCharType="separate"/>
              <w:t>20</w:t>
              <w:fldChar w:fldCharType="end"/>
            </w:r>
          </w:hyperlink>
        </w:p>
        <w:p w14:paraId="3544A3EC" w14:textId="79C05982" w:rsidR="00EE3D2A" w:rsidRDefault="00EE3D2A">
          <w:pPr>
            <w:pStyle w:val="Verzeichnis3"/>
            <w:tabs>
              <w:tab w:val="right" w:leader="dot" w:pos="8948"/>
            </w:tabs>
            <w:rPr>
              <w:rFonts w:eastAsiaTheme="minorEastAsia"/>
              <w:noProof/>
              <w:sz w:val="24"/>
              <w:szCs w:val="24"/>
              <w:lang w:eastAsia="de-DE"/>
            </w:rPr>
          </w:pPr>
          <w:hyperlink w:anchor="_Toc241501458" w:history="1">
            <w:r>
              <w:rPr>
                <w:rStyle w:val="Hyperlink"/>
                <w:noProof/>
              </w:rPr>
              <w:t>4.3.1 Geheimschutz</w:t>
            </w:r>
            <w:r>
              <w:rPr>
                <w:noProof/>
              </w:rPr>
              <w:tab/>
              <w:fldChar w:fldCharType="begin"/>
              <w:instrText xml:space="preserve"> PAGEREF _Toc241501458 \h </w:instrText>
              <w:fldChar w:fldCharType="separate"/>
              <w:t>20</w:t>
              <w:fldChar w:fldCharType="end"/>
            </w:r>
          </w:hyperlink>
        </w:p>
        <w:p w14:paraId="25515A58" w14:textId="46ECF478" w:rsidR="00EE3D2A" w:rsidRDefault="00EE3D2A">
          <w:pPr>
            <w:pStyle w:val="Verzeichnis2"/>
            <w:tabs>
              <w:tab w:val="right" w:leader="dot" w:pos="8948"/>
            </w:tabs>
            <w:rPr>
              <w:rFonts w:eastAsiaTheme="minorEastAsia"/>
              <w:noProof/>
              <w:sz w:val="24"/>
              <w:szCs w:val="24"/>
              <w:lang w:eastAsia="de-DE"/>
            </w:rPr>
          </w:pPr>
          <w:hyperlink w:anchor="_Toc241501459" w:history="1">
            <w:r>
              <w:rPr>
                <w:rStyle w:val="Hyperlink"/>
                <w:noProof/>
              </w:rPr>
              <w:t>4.4 CADIS</w:t>
            </w:r>
            <w:r>
              <w:rPr>
                <w:rStyle w:val="Hyperlink"/>
                <w:noProof/>
                <w:vertAlign w:val="superscript"/>
              </w:rPr>
              <w:t>®</w:t>
            </w:r>
            <w:r>
              <w:rPr>
                <w:rStyle w:val="Hyperlink"/>
                <w:noProof/>
              </w:rPr>
              <w:t>-Result-Exchange</w:t>
            </w:r>
            <w:r>
              <w:rPr>
                <w:noProof/>
              </w:rPr>
              <w:tab/>
              <w:fldChar w:fldCharType="begin"/>
              <w:instrText xml:space="preserve"> PAGEREF _Toc241501459 \h </w:instrText>
              <w:fldChar w:fldCharType="separate"/>
              <w:t>22</w:t>
              <w:fldChar w:fldCharType="end"/>
            </w:r>
          </w:hyperlink>
        </w:p>
        <w:p w14:paraId="3D03B1FE" w14:textId="358E83F4" w:rsidR="00EE3D2A" w:rsidRDefault="00EE3D2A">
          <w:pPr>
            <w:pStyle w:val="Verzeichnis2"/>
            <w:tabs>
              <w:tab w:val="right" w:leader="dot" w:pos="8948"/>
            </w:tabs>
            <w:rPr>
              <w:rFonts w:eastAsiaTheme="minorEastAsia"/>
              <w:noProof/>
              <w:sz w:val="24"/>
              <w:szCs w:val="24"/>
              <w:lang w:eastAsia="de-DE"/>
            </w:rPr>
          </w:pPr>
          <w:hyperlink w:anchor="_Toc241501460" w:history="1">
            <w:r>
              <w:rPr>
                <w:rStyle w:val="Hyperlink"/>
                <w:noProof/>
              </w:rPr>
              <w:t>4.5 Basisanforderungen</w:t>
            </w:r>
            <w:r>
              <w:rPr>
                <w:noProof/>
              </w:rPr>
              <w:tab/>
              <w:fldChar w:fldCharType="begin"/>
              <w:instrText xml:space="preserve"> PAGEREF _Toc241501460 \h </w:instrText>
              <w:fldChar w:fldCharType="separate"/>
              <w:t>22</w:t>
              <w:fldChar w:fldCharType="end"/>
            </w:r>
          </w:hyperlink>
        </w:p>
        <w:p w14:paraId="51D036D0" w14:textId="51428AAD" w:rsidR="00EE3D2A" w:rsidRDefault="00EE3D2A">
          <w:pPr>
            <w:pStyle w:val="Verzeichnis2"/>
            <w:tabs>
              <w:tab w:val="right" w:leader="dot" w:pos="8948"/>
            </w:tabs>
            <w:rPr>
              <w:rFonts w:eastAsiaTheme="minorEastAsia"/>
              <w:noProof/>
              <w:sz w:val="24"/>
              <w:szCs w:val="24"/>
              <w:lang w:eastAsia="de-DE"/>
            </w:rPr>
          </w:pPr>
          <w:hyperlink w:anchor="_Toc241501461" w:history="1">
            <w:r>
              <w:rPr>
                <w:rStyle w:val="Hyperlink"/>
                <w:noProof/>
              </w:rPr>
              <w:t>4.6 Sonderanforderungen</w:t>
            </w:r>
            <w:r>
              <w:rPr>
                <w:noProof/>
              </w:rPr>
              <w:tab/>
              <w:fldChar w:fldCharType="begin"/>
              <w:instrText xml:space="preserve"> PAGEREF _Toc241501461 \h </w:instrText>
              <w:fldChar w:fldCharType="separate"/>
              <w:t>23</w:t>
              <w:fldChar w:fldCharType="end"/>
            </w:r>
          </w:hyperlink>
        </w:p>
        <w:p w14:paraId="3BD3A5BA" w14:textId="1D0F161F" w:rsidR="00EE3D2A" w:rsidRDefault="00EE3D2A">
          <w:pPr>
            <w:pStyle w:val="Verzeichnis2"/>
            <w:tabs>
              <w:tab w:val="right" w:leader="dot" w:pos="8948"/>
            </w:tabs>
            <w:rPr>
              <w:rFonts w:eastAsiaTheme="minorEastAsia"/>
              <w:noProof/>
              <w:sz w:val="24"/>
              <w:szCs w:val="24"/>
              <w:lang w:eastAsia="de-DE"/>
            </w:rPr>
          </w:pPr>
          <w:hyperlink w:anchor="_Toc241501462" w:history="1">
            <w:r>
              <w:rPr>
                <w:rStyle w:val="Hyperlink"/>
                <w:noProof/>
              </w:rPr>
              <w:t>4.7 Prüfscope</w:t>
            </w:r>
            <w:r>
              <w:rPr>
                <w:noProof/>
              </w:rPr>
              <w:tab/>
              <w:fldChar w:fldCharType="begin"/>
              <w:instrText xml:space="preserve"> PAGEREF _Toc241501462 \h </w:instrText>
              <w:fldChar w:fldCharType="separate"/>
              <w:t>23</w:t>
              <w:fldChar w:fldCharType="end"/>
            </w:r>
          </w:hyperlink>
        </w:p>
        <w:p w14:paraId="41899415" w14:textId="621DC803" w:rsidR="00EE3D2A" w:rsidRDefault="00EE3D2A">
          <w:pPr>
            <w:pStyle w:val="Verzeichnis2"/>
            <w:tabs>
              <w:tab w:val="right" w:leader="dot" w:pos="8948"/>
            </w:tabs>
            <w:rPr>
              <w:rFonts w:eastAsiaTheme="minorEastAsia"/>
              <w:noProof/>
              <w:sz w:val="24"/>
              <w:szCs w:val="24"/>
              <w:lang w:eastAsia="de-DE"/>
            </w:rPr>
          </w:pPr>
          <w:hyperlink w:anchor="_Toc241501463" w:history="1">
            <w:r>
              <w:rPr>
                <w:rStyle w:val="Hyperlink"/>
                <w:noProof/>
              </w:rPr>
              <w:t>4.8 Scopingprozess und Verantwortlichkeiten</w:t>
            </w:r>
            <w:r>
              <w:rPr>
                <w:noProof/>
              </w:rPr>
              <w:tab/>
              <w:fldChar w:fldCharType="begin"/>
              <w:instrText xml:space="preserve"> PAGEREF _Toc241501463 \h </w:instrText>
              <w:fldChar w:fldCharType="separate"/>
              <w:t>24</w:t>
              <w:fldChar w:fldCharType="end"/>
            </w:r>
          </w:hyperlink>
        </w:p>
        <w:p w14:paraId="5602B65B" w14:textId="296D9C92" w:rsidR="00EE3D2A" w:rsidRDefault="00EE3D2A">
          <w:pPr>
            <w:pStyle w:val="Verzeichnis2"/>
            <w:tabs>
              <w:tab w:val="right" w:leader="dot" w:pos="8948"/>
            </w:tabs>
            <w:rPr>
              <w:rFonts w:eastAsiaTheme="minorEastAsia"/>
              <w:noProof/>
              <w:sz w:val="24"/>
              <w:szCs w:val="24"/>
              <w:lang w:eastAsia="de-DE"/>
            </w:rPr>
          </w:pPr>
          <w:hyperlink w:anchor="_Toc241501464" w:history="1">
            <w:r>
              <w:rPr>
                <w:rStyle w:val="Hyperlink"/>
                <w:noProof/>
              </w:rPr>
              <w:t>4.9 Supplier Criticality Evaluation (SCE)</w:t>
            </w:r>
            <w:r>
              <w:rPr>
                <w:noProof/>
              </w:rPr>
              <w:tab/>
              <w:fldChar w:fldCharType="begin"/>
              <w:instrText xml:space="preserve"> PAGEREF _Toc241501464 \h </w:instrText>
              <w:fldChar w:fldCharType="separate"/>
              <w:t>25</w:t>
              <w:fldChar w:fldCharType="end"/>
            </w:r>
          </w:hyperlink>
        </w:p>
        <w:p w14:paraId="411A9AE6" w14:textId="72761C02" w:rsidR="00EE3D2A" w:rsidRDefault="00EE3D2A">
          <w:pPr>
            <w:pStyle w:val="Verzeichnis2"/>
            <w:tabs>
              <w:tab w:val="right" w:leader="dot" w:pos="8948"/>
            </w:tabs>
            <w:rPr>
              <w:rFonts w:eastAsiaTheme="minorEastAsia"/>
              <w:noProof/>
              <w:sz w:val="24"/>
              <w:szCs w:val="24"/>
              <w:lang w:eastAsia="de-DE"/>
            </w:rPr>
          </w:pPr>
          <w:hyperlink w:anchor="_Toc241501465" w:history="1">
            <w:r>
              <w:rPr>
                <w:rStyle w:val="Hyperlink"/>
                <w:noProof/>
              </w:rPr>
              <w:t>4.10 Feststellungen</w:t>
            </w:r>
            <w:r>
              <w:rPr>
                <w:noProof/>
              </w:rPr>
              <w:tab/>
              <w:fldChar w:fldCharType="begin"/>
              <w:instrText xml:space="preserve"> PAGEREF _Toc241501465 \h </w:instrText>
              <w:fldChar w:fldCharType="separate"/>
              <w:t>25</w:t>
              <w:fldChar w:fldCharType="end"/>
            </w:r>
          </w:hyperlink>
        </w:p>
        <w:p w14:paraId="34B53B3A" w14:textId="5A343C8E" w:rsidR="00EE3D2A" w:rsidRDefault="00EE3D2A">
          <w:pPr>
            <w:pStyle w:val="Verzeichnis1"/>
            <w:tabs>
              <w:tab w:val="right" w:leader="dot" w:pos="8948"/>
            </w:tabs>
            <w:rPr>
              <w:rFonts w:eastAsiaTheme="minorEastAsia"/>
              <w:noProof/>
              <w:sz w:val="24"/>
              <w:szCs w:val="24"/>
              <w:lang w:eastAsia="de-DE"/>
            </w:rPr>
          </w:pPr>
          <w:hyperlink w:anchor="_Toc241501466" w:history="1">
            <w:r>
              <w:rPr>
                <w:rStyle w:val="Hyperlink"/>
                <w:noProof/>
              </w:rPr>
              <w:t>5 Qualifikationsanforderungen an Auditoren</w:t>
            </w:r>
            <w:r>
              <w:rPr>
                <w:noProof/>
              </w:rPr>
              <w:tab/>
              <w:fldChar w:fldCharType="begin"/>
              <w:instrText xml:space="preserve"> PAGEREF _Toc241501466 \h </w:instrText>
              <w:fldChar w:fldCharType="separate"/>
              <w:t>27</w:t>
              <w:fldChar w:fldCharType="end"/>
            </w:r>
          </w:hyperlink>
        </w:p>
        <w:p w14:paraId="27ADF976" w14:textId="32A932E1" w:rsidR="00EE3D2A" w:rsidRDefault="00EE3D2A">
          <w:pPr>
            <w:pStyle w:val="Verzeichnis2"/>
            <w:tabs>
              <w:tab w:val="right" w:leader="dot" w:pos="8948"/>
            </w:tabs>
            <w:rPr>
              <w:rFonts w:eastAsiaTheme="minorEastAsia"/>
              <w:noProof/>
              <w:sz w:val="24"/>
              <w:szCs w:val="24"/>
              <w:lang w:eastAsia="de-DE"/>
            </w:rPr>
          </w:pPr>
          <w:hyperlink w:anchor="_Toc241501467" w:history="1">
            <w:r>
              <w:rPr>
                <w:rStyle w:val="Hyperlink"/>
                <w:noProof/>
              </w:rPr>
              <w:t>5.1 Allgemeine Anforderungen</w:t>
            </w:r>
            <w:r>
              <w:rPr>
                <w:noProof/>
              </w:rPr>
              <w:tab/>
              <w:fldChar w:fldCharType="begin"/>
              <w:instrText xml:space="preserve"> PAGEREF _Toc241501467 \h </w:instrText>
              <w:fldChar w:fldCharType="separate"/>
              <w:t>27</w:t>
              <w:fldChar w:fldCharType="end"/>
            </w:r>
          </w:hyperlink>
        </w:p>
        <w:p w14:paraId="5847F217" w14:textId="5F36FDE6" w:rsidR="00EE3D2A" w:rsidRDefault="00EE3D2A">
          <w:pPr>
            <w:pStyle w:val="Verzeichnis2"/>
            <w:tabs>
              <w:tab w:val="right" w:leader="dot" w:pos="8948"/>
            </w:tabs>
            <w:rPr>
              <w:rFonts w:eastAsiaTheme="minorEastAsia"/>
              <w:noProof/>
              <w:sz w:val="24"/>
              <w:szCs w:val="24"/>
              <w:lang w:eastAsia="de-DE"/>
            </w:rPr>
          </w:pPr>
          <w:hyperlink w:anchor="_Toc241501468" w:history="1">
            <w:r>
              <w:rPr>
                <w:rStyle w:val="Hyperlink"/>
                <w:noProof/>
              </w:rPr>
              <w:t>5.2 Modulspezifische Qualifikationsanforderungen (Version 1.0)</w:t>
            </w:r>
            <w:r>
              <w:rPr>
                <w:noProof/>
              </w:rPr>
              <w:tab/>
              <w:fldChar w:fldCharType="begin"/>
              <w:instrText xml:space="preserve"> PAGEREF _Toc241501468 \h </w:instrText>
              <w:fldChar w:fldCharType="separate"/>
              <w:t>27</w:t>
              <w:fldChar w:fldCharType="end"/>
            </w:r>
          </w:hyperlink>
        </w:p>
        <w:p w14:paraId="5B1F4E78" w14:textId="21A68B14" w:rsidR="00EE3D2A" w:rsidRDefault="00EE3D2A">
          <w:pPr>
            <w:pStyle w:val="Verzeichnis1"/>
            <w:tabs>
              <w:tab w:val="right" w:leader="dot" w:pos="8948"/>
            </w:tabs>
            <w:rPr>
              <w:rFonts w:eastAsiaTheme="minorEastAsia"/>
              <w:noProof/>
              <w:sz w:val="24"/>
              <w:szCs w:val="24"/>
              <w:lang w:eastAsia="de-DE"/>
            </w:rPr>
          </w:pPr>
          <w:hyperlink w:anchor="_Toc241501469" w:history="1">
            <w:r>
              <w:rPr>
                <w:rStyle w:val="Hyperlink"/>
                <w:noProof/>
              </w:rPr>
              <w:t>6 Prüfprozess</w:t>
            </w:r>
            <w:r>
              <w:rPr>
                <w:noProof/>
              </w:rPr>
              <w:tab/>
              <w:fldChar w:fldCharType="begin"/>
              <w:instrText xml:space="preserve"> PAGEREF _Toc241501469 \h </w:instrText>
              <w:fldChar w:fldCharType="separate"/>
              <w:t>29</w:t>
              <w:fldChar w:fldCharType="end"/>
            </w:r>
          </w:hyperlink>
        </w:p>
        <w:p w14:paraId="5B1243EF" w14:textId="5B85625B" w:rsidR="00EE3D2A" w:rsidRDefault="00EE3D2A">
          <w:pPr>
            <w:pStyle w:val="Verzeichnis2"/>
            <w:tabs>
              <w:tab w:val="right" w:leader="dot" w:pos="8948"/>
            </w:tabs>
            <w:rPr>
              <w:rFonts w:eastAsiaTheme="minorEastAsia"/>
              <w:noProof/>
              <w:sz w:val="24"/>
              <w:szCs w:val="24"/>
              <w:lang w:eastAsia="de-DE"/>
            </w:rPr>
          </w:pPr>
          <w:hyperlink w:anchor="_Toc241501470" w:history="1">
            <w:r>
              <w:rPr>
                <w:rStyle w:val="Hyperlink"/>
                <w:noProof/>
              </w:rPr>
              <w:t>6.1 Übersicht des Prüfprozesses</w:t>
            </w:r>
            <w:r>
              <w:rPr>
                <w:noProof/>
              </w:rPr>
              <w:tab/>
              <w:fldChar w:fldCharType="begin"/>
              <w:instrText xml:space="preserve"> PAGEREF _Toc241501470 \h </w:instrText>
              <w:fldChar w:fldCharType="separate"/>
              <w:t>29</w:t>
              <w:fldChar w:fldCharType="end"/>
            </w:r>
          </w:hyperlink>
        </w:p>
        <w:p w14:paraId="66C508B4" w14:textId="56CE55C4" w:rsidR="00EE3D2A" w:rsidRDefault="00EE3D2A">
          <w:pPr>
            <w:pStyle w:val="Verzeichnis2"/>
            <w:tabs>
              <w:tab w:val="right" w:leader="dot" w:pos="8948"/>
            </w:tabs>
            <w:rPr>
              <w:rFonts w:eastAsiaTheme="minorEastAsia"/>
              <w:noProof/>
              <w:sz w:val="24"/>
              <w:szCs w:val="24"/>
              <w:lang w:eastAsia="de-DE"/>
            </w:rPr>
          </w:pPr>
          <w:hyperlink w:anchor="_Toc241501471" w:history="1">
            <w:r>
              <w:rPr>
                <w:rStyle w:val="Hyperlink"/>
                <w:noProof/>
              </w:rPr>
              <w:t>6.2 Kick-Off</w:t>
            </w:r>
            <w:r>
              <w:rPr>
                <w:noProof/>
              </w:rPr>
              <w:tab/>
              <w:fldChar w:fldCharType="begin"/>
              <w:instrText xml:space="preserve"> PAGEREF _Toc241501471 \h </w:instrText>
              <w:fldChar w:fldCharType="separate"/>
              <w:t>29</w:t>
              <w:fldChar w:fldCharType="end"/>
            </w:r>
          </w:hyperlink>
        </w:p>
        <w:p w14:paraId="2FEBDC46" w14:textId="2868A978" w:rsidR="00EE3D2A" w:rsidRDefault="00EE3D2A">
          <w:pPr>
            <w:pStyle w:val="Verzeichnis2"/>
            <w:tabs>
              <w:tab w:val="right" w:leader="dot" w:pos="8948"/>
            </w:tabs>
            <w:rPr>
              <w:rFonts w:eastAsiaTheme="minorEastAsia"/>
              <w:noProof/>
              <w:sz w:val="24"/>
              <w:szCs w:val="24"/>
              <w:lang w:eastAsia="de-DE"/>
            </w:rPr>
          </w:pPr>
          <w:hyperlink w:anchor="_Toc241501472" w:history="1">
            <w:r>
              <w:rPr>
                <w:rStyle w:val="Hyperlink"/>
                <w:noProof/>
              </w:rPr>
              <w:t>6.3 Vorabprüfung / Phase 1</w:t>
            </w:r>
            <w:r>
              <w:rPr>
                <w:noProof/>
              </w:rPr>
              <w:tab/>
              <w:fldChar w:fldCharType="begin"/>
              <w:instrText xml:space="preserve"> PAGEREF _Toc241501472 \h </w:instrText>
              <w:fldChar w:fldCharType="separate"/>
              <w:t>30</w:t>
              <w:fldChar w:fldCharType="end"/>
            </w:r>
          </w:hyperlink>
        </w:p>
        <w:p w14:paraId="066E3F14" w14:textId="1A82584E" w:rsidR="00EE3D2A" w:rsidRDefault="00EE3D2A">
          <w:pPr>
            <w:pStyle w:val="Verzeichnis2"/>
            <w:tabs>
              <w:tab w:val="right" w:leader="dot" w:pos="8948"/>
            </w:tabs>
            <w:rPr>
              <w:rFonts w:eastAsiaTheme="minorEastAsia"/>
              <w:noProof/>
              <w:sz w:val="24"/>
              <w:szCs w:val="24"/>
              <w:lang w:eastAsia="de-DE"/>
            </w:rPr>
          </w:pPr>
          <w:hyperlink w:anchor="_Toc241501473" w:history="1">
            <w:r>
              <w:rPr>
                <w:rStyle w:val="Hyperlink"/>
                <w:noProof/>
              </w:rPr>
              <w:t>6.4 Plausibilitätsprüfung (Phase 2 – LoE 1)</w:t>
            </w:r>
            <w:r>
              <w:rPr>
                <w:noProof/>
              </w:rPr>
              <w:tab/>
              <w:fldChar w:fldCharType="begin"/>
              <w:instrText xml:space="preserve"> PAGEREF _Toc241501473 \h </w:instrText>
              <w:fldChar w:fldCharType="separate"/>
              <w:t>30</w:t>
              <w:fldChar w:fldCharType="end"/>
            </w:r>
          </w:hyperlink>
        </w:p>
        <w:p w14:paraId="4E7686FB" w14:textId="497E38E4" w:rsidR="00EE3D2A" w:rsidRDefault="00EE3D2A">
          <w:pPr>
            <w:pStyle w:val="Verzeichnis2"/>
            <w:tabs>
              <w:tab w:val="right" w:leader="dot" w:pos="8948"/>
            </w:tabs>
            <w:rPr>
              <w:rFonts w:eastAsiaTheme="minorEastAsia"/>
              <w:noProof/>
              <w:sz w:val="24"/>
              <w:szCs w:val="24"/>
              <w:lang w:eastAsia="de-DE"/>
            </w:rPr>
          </w:pPr>
          <w:hyperlink w:anchor="_Toc241501474" w:history="1">
            <w:r>
              <w:rPr>
                <w:rStyle w:val="Hyperlink"/>
                <w:noProof/>
              </w:rPr>
              <w:t>6.5 Remote-Interview (Phase 2 – LoE 2)</w:t>
            </w:r>
            <w:r>
              <w:rPr>
                <w:noProof/>
              </w:rPr>
              <w:tab/>
              <w:fldChar w:fldCharType="begin"/>
              <w:instrText xml:space="preserve"> PAGEREF _Toc241501474 \h </w:instrText>
              <w:fldChar w:fldCharType="separate"/>
              <w:t>30</w:t>
              <w:fldChar w:fldCharType="end"/>
            </w:r>
          </w:hyperlink>
        </w:p>
        <w:p w14:paraId="3425252C" w14:textId="233BE72A" w:rsidR="00EE3D2A" w:rsidRDefault="00EE3D2A">
          <w:pPr>
            <w:pStyle w:val="Verzeichnis2"/>
            <w:tabs>
              <w:tab w:val="right" w:leader="dot" w:pos="8948"/>
            </w:tabs>
            <w:rPr>
              <w:rFonts w:eastAsiaTheme="minorEastAsia"/>
              <w:noProof/>
              <w:sz w:val="24"/>
              <w:szCs w:val="24"/>
              <w:lang w:eastAsia="de-DE"/>
            </w:rPr>
          </w:pPr>
          <w:hyperlink w:anchor="_Toc241501475" w:history="1">
            <w:r>
              <w:rPr>
                <w:rStyle w:val="Hyperlink"/>
                <w:noProof/>
                <w:lang w:val="en-US"/>
              </w:rPr>
              <w:t>6.6 Vor-Ort-Audit (Phase 2 – LoE 3)</w:t>
            </w:r>
            <w:r>
              <w:rPr>
                <w:noProof/>
              </w:rPr>
              <w:tab/>
              <w:fldChar w:fldCharType="begin"/>
              <w:instrText xml:space="preserve"> PAGEREF _Toc241501475 \h </w:instrText>
              <w:fldChar w:fldCharType="separate"/>
              <w:t>31</w:t>
              <w:fldChar w:fldCharType="end"/>
            </w:r>
          </w:hyperlink>
        </w:p>
        <w:p w14:paraId="100FE899" w14:textId="006D766E" w:rsidR="00EE3D2A" w:rsidRDefault="00EE3D2A">
          <w:pPr>
            <w:pStyle w:val="Verzeichnis2"/>
            <w:tabs>
              <w:tab w:val="right" w:leader="dot" w:pos="8948"/>
            </w:tabs>
            <w:rPr>
              <w:rFonts w:eastAsiaTheme="minorEastAsia"/>
              <w:noProof/>
              <w:sz w:val="24"/>
              <w:szCs w:val="24"/>
              <w:lang w:eastAsia="de-DE"/>
            </w:rPr>
          </w:pPr>
          <w:hyperlink w:anchor="_Toc241501476" w:history="1">
            <w:r>
              <w:rPr>
                <w:rStyle w:val="Hyperlink"/>
                <w:noProof/>
              </w:rPr>
              <w:t>6.7 Abschluss (Closing Meeting)</w:t>
            </w:r>
            <w:r>
              <w:rPr>
                <w:noProof/>
              </w:rPr>
              <w:tab/>
              <w:fldChar w:fldCharType="begin"/>
              <w:instrText xml:space="preserve"> PAGEREF _Toc241501476 \h </w:instrText>
              <w:fldChar w:fldCharType="separate"/>
              <w:t>31</w:t>
              <w:fldChar w:fldCharType="end"/>
            </w:r>
          </w:hyperlink>
        </w:p>
        <w:p w14:paraId="4D5AE05E" w14:textId="77460FF0" w:rsidR="00EE3D2A" w:rsidRDefault="00EE3D2A">
          <w:pPr>
            <w:pStyle w:val="Verzeichnis2"/>
            <w:tabs>
              <w:tab w:val="right" w:leader="dot" w:pos="8948"/>
            </w:tabs>
            <w:rPr>
              <w:rFonts w:eastAsiaTheme="minorEastAsia"/>
              <w:noProof/>
              <w:sz w:val="24"/>
              <w:szCs w:val="24"/>
              <w:lang w:eastAsia="de-DE"/>
            </w:rPr>
          </w:pPr>
          <w:hyperlink w:anchor="_Toc241501477" w:history="1">
            <w:r>
              <w:rPr>
                <w:rStyle w:val="Hyperlink"/>
                <w:noProof/>
              </w:rPr>
              <w:t>6.8 Maßnahmenplan</w:t>
            </w:r>
            <w:r>
              <w:rPr>
                <w:noProof/>
              </w:rPr>
              <w:tab/>
              <w:fldChar w:fldCharType="begin"/>
              <w:instrText xml:space="preserve"> PAGEREF _Toc241501477 \h </w:instrText>
              <w:fldChar w:fldCharType="separate"/>
              <w:t>31</w:t>
              <w:fldChar w:fldCharType="end"/>
            </w:r>
          </w:hyperlink>
        </w:p>
        <w:p w14:paraId="325E4520" w14:textId="50CDE73C" w:rsidR="00EE3D2A" w:rsidRDefault="00EE3D2A">
          <w:pPr>
            <w:pStyle w:val="Verzeichnis2"/>
            <w:tabs>
              <w:tab w:val="right" w:leader="dot" w:pos="8948"/>
            </w:tabs>
            <w:rPr>
              <w:rFonts w:eastAsiaTheme="minorEastAsia"/>
              <w:noProof/>
              <w:sz w:val="24"/>
              <w:szCs w:val="24"/>
              <w:lang w:eastAsia="de-DE"/>
            </w:rPr>
          </w:pPr>
          <w:hyperlink w:anchor="_Toc241501478" w:history="1">
            <w:r>
              <w:rPr>
                <w:rStyle w:val="Hyperlink"/>
                <w:noProof/>
              </w:rPr>
              <w:t>6.9 Follow-Up</w:t>
            </w:r>
            <w:r>
              <w:rPr>
                <w:noProof/>
              </w:rPr>
              <w:tab/>
              <w:fldChar w:fldCharType="begin"/>
              <w:instrText xml:space="preserve"> PAGEREF _Toc241501478 \h </w:instrText>
              <w:fldChar w:fldCharType="separate"/>
              <w:t>32</w:t>
              <w:fldChar w:fldCharType="end"/>
            </w:r>
          </w:hyperlink>
        </w:p>
        <w:p w14:paraId="658EA155" w14:textId="7DDA9CE4" w:rsidR="00EE3D2A" w:rsidRDefault="00EE3D2A">
          <w:pPr>
            <w:pStyle w:val="Verzeichnis2"/>
            <w:tabs>
              <w:tab w:val="right" w:leader="dot" w:pos="8948"/>
            </w:tabs>
            <w:rPr>
              <w:rFonts w:eastAsiaTheme="minorEastAsia"/>
              <w:noProof/>
              <w:sz w:val="24"/>
              <w:szCs w:val="24"/>
              <w:lang w:eastAsia="de-DE"/>
            </w:rPr>
          </w:pPr>
          <w:hyperlink w:anchor="_Toc241501479" w:history="1">
            <w:r>
              <w:rPr>
                <w:rStyle w:val="Hyperlink"/>
                <w:noProof/>
              </w:rPr>
              <w:t>6.10 Risikobasierte Überwachungsprüfung</w:t>
            </w:r>
            <w:r>
              <w:rPr>
                <w:noProof/>
              </w:rPr>
              <w:tab/>
              <w:fldChar w:fldCharType="begin"/>
              <w:instrText xml:space="preserve"> PAGEREF _Toc241501479 \h </w:instrText>
              <w:fldChar w:fldCharType="separate"/>
              <w:t>33</w:t>
              <w:fldChar w:fldCharType="end"/>
            </w:r>
          </w:hyperlink>
        </w:p>
        <w:p w14:paraId="2BD02960" w14:textId="1737AAA7" w:rsidR="00EE3D2A" w:rsidRDefault="00EE3D2A">
          <w:pPr>
            <w:pStyle w:val="Verzeichnis2"/>
            <w:tabs>
              <w:tab w:val="right" w:leader="dot" w:pos="8948"/>
            </w:tabs>
            <w:rPr>
              <w:rFonts w:eastAsiaTheme="minorEastAsia"/>
              <w:noProof/>
              <w:sz w:val="24"/>
              <w:szCs w:val="24"/>
              <w:lang w:eastAsia="de-DE"/>
            </w:rPr>
          </w:pPr>
          <w:hyperlink w:anchor="_Toc241501480" w:history="1">
            <w:r>
              <w:rPr>
                <w:rStyle w:val="Hyperlink"/>
                <w:noProof/>
              </w:rPr>
              <w:t>6.11 Erneute Prüfung</w:t>
            </w:r>
            <w:r>
              <w:rPr>
                <w:noProof/>
              </w:rPr>
              <w:tab/>
              <w:fldChar w:fldCharType="begin"/>
              <w:instrText xml:space="preserve"> PAGEREF _Toc241501480 \h </w:instrText>
              <w:fldChar w:fldCharType="separate"/>
              <w:t>33</w:t>
              <w:fldChar w:fldCharType="end"/>
            </w:r>
          </w:hyperlink>
        </w:p>
        <w:p w14:paraId="6BD00623" w14:textId="39B09397" w:rsidR="00EE3D2A" w:rsidRDefault="00EE3D2A">
          <w:pPr>
            <w:pStyle w:val="Verzeichnis2"/>
            <w:tabs>
              <w:tab w:val="right" w:leader="dot" w:pos="8948"/>
            </w:tabs>
            <w:rPr>
              <w:rFonts w:eastAsiaTheme="minorEastAsia"/>
              <w:noProof/>
              <w:sz w:val="24"/>
              <w:szCs w:val="24"/>
              <w:lang w:eastAsia="de-DE"/>
            </w:rPr>
          </w:pPr>
          <w:hyperlink w:anchor="_Toc241501481" w:history="1">
            <w:r>
              <w:rPr>
                <w:rStyle w:val="Hyperlink"/>
                <w:noProof/>
              </w:rPr>
              <w:t>6.12 Erweiterungsprüfung</w:t>
            </w:r>
            <w:r>
              <w:rPr>
                <w:noProof/>
              </w:rPr>
              <w:tab/>
              <w:fldChar w:fldCharType="begin"/>
              <w:instrText xml:space="preserve"> PAGEREF _Toc241501481 \h </w:instrText>
              <w:fldChar w:fldCharType="separate"/>
              <w:t>34</w:t>
              <w:fldChar w:fldCharType="end"/>
            </w:r>
          </w:hyperlink>
        </w:p>
        <w:p w14:paraId="26886ABF" w14:textId="0E882FE7" w:rsidR="00EE3D2A" w:rsidRDefault="00EE3D2A">
          <w:pPr>
            <w:pStyle w:val="Verzeichnis1"/>
            <w:tabs>
              <w:tab w:val="right" w:leader="dot" w:pos="8948"/>
            </w:tabs>
            <w:rPr>
              <w:rFonts w:eastAsiaTheme="minorEastAsia"/>
              <w:noProof/>
              <w:sz w:val="24"/>
              <w:szCs w:val="24"/>
              <w:lang w:eastAsia="de-DE"/>
            </w:rPr>
          </w:pPr>
          <w:hyperlink w:anchor="_Toc241501482" w:history="1">
            <w:r>
              <w:rPr>
                <w:rStyle w:val="Hyperlink"/>
                <w:noProof/>
              </w:rPr>
              <w:t>7 Prüfergebnis</w:t>
            </w:r>
            <w:r>
              <w:rPr>
                <w:noProof/>
              </w:rPr>
              <w:tab/>
              <w:fldChar w:fldCharType="begin"/>
              <w:instrText xml:space="preserve"> PAGEREF _Toc241501482 \h </w:instrText>
              <w:fldChar w:fldCharType="separate"/>
              <w:t>35</w:t>
              <w:fldChar w:fldCharType="end"/>
            </w:r>
          </w:hyperlink>
        </w:p>
        <w:p w14:paraId="5A73E8F1" w14:textId="0656E3D7" w:rsidR="00EE3D2A" w:rsidRDefault="00EE3D2A">
          <w:pPr>
            <w:pStyle w:val="Verzeichnis2"/>
            <w:tabs>
              <w:tab w:val="right" w:leader="dot" w:pos="8948"/>
            </w:tabs>
            <w:rPr>
              <w:rFonts w:eastAsiaTheme="minorEastAsia"/>
              <w:noProof/>
              <w:sz w:val="24"/>
              <w:szCs w:val="24"/>
              <w:lang w:eastAsia="de-DE"/>
            </w:rPr>
          </w:pPr>
          <w:hyperlink w:anchor="_Toc241501483" w:history="1">
            <w:r>
              <w:rPr>
                <w:rStyle w:val="Hyperlink"/>
                <w:noProof/>
              </w:rPr>
              <w:t>7.1 Das Prüfergebnis</w:t>
            </w:r>
            <w:r>
              <w:rPr>
                <w:noProof/>
              </w:rPr>
              <w:tab/>
              <w:fldChar w:fldCharType="begin"/>
              <w:instrText xml:space="preserve"> PAGEREF _Toc241501483 \h </w:instrText>
              <w:fldChar w:fldCharType="separate"/>
              <w:t>35</w:t>
              <w:fldChar w:fldCharType="end"/>
            </w:r>
          </w:hyperlink>
        </w:p>
        <w:p w14:paraId="2BBC514D" w14:textId="237610AC" w:rsidR="00EE3D2A" w:rsidRDefault="00EE3D2A">
          <w:pPr>
            <w:pStyle w:val="Verzeichnis2"/>
            <w:tabs>
              <w:tab w:val="right" w:leader="dot" w:pos="8948"/>
            </w:tabs>
            <w:rPr>
              <w:rFonts w:eastAsiaTheme="minorEastAsia"/>
              <w:noProof/>
              <w:sz w:val="24"/>
              <w:szCs w:val="24"/>
              <w:lang w:eastAsia="de-DE"/>
            </w:rPr>
          </w:pPr>
          <w:hyperlink w:anchor="_Toc241501484" w:history="1">
            <w:r>
              <w:rPr>
                <w:rStyle w:val="Hyperlink"/>
                <w:noProof/>
              </w:rPr>
              <w:t>7.2 Prüfergebnis: Kritisch abweichend</w:t>
            </w:r>
            <w:r>
              <w:rPr>
                <w:noProof/>
              </w:rPr>
              <w:tab/>
              <w:fldChar w:fldCharType="begin"/>
              <w:instrText xml:space="preserve"> PAGEREF _Toc241501484 \h </w:instrText>
              <w:fldChar w:fldCharType="separate"/>
              <w:t>35</w:t>
              <w:fldChar w:fldCharType="end"/>
            </w:r>
          </w:hyperlink>
        </w:p>
        <w:p w14:paraId="7287B217" w14:textId="220E383C" w:rsidR="00EE3D2A" w:rsidRDefault="00EE3D2A">
          <w:pPr>
            <w:pStyle w:val="Verzeichnis2"/>
            <w:tabs>
              <w:tab w:val="right" w:leader="dot" w:pos="8948"/>
            </w:tabs>
            <w:rPr>
              <w:rFonts w:eastAsiaTheme="minorEastAsia"/>
              <w:noProof/>
              <w:sz w:val="24"/>
              <w:szCs w:val="24"/>
              <w:lang w:eastAsia="de-DE"/>
            </w:rPr>
          </w:pPr>
          <w:hyperlink w:anchor="_Toc241501485" w:history="1">
            <w:r>
              <w:rPr>
                <w:rStyle w:val="Hyperlink"/>
                <w:noProof/>
              </w:rPr>
              <w:t>7.3 Prüfergebnis: Nicht kritisch abweichend</w:t>
            </w:r>
            <w:r>
              <w:rPr>
                <w:noProof/>
              </w:rPr>
              <w:tab/>
              <w:fldChar w:fldCharType="begin"/>
              <w:instrText xml:space="preserve"> PAGEREF _Toc241501485 \h </w:instrText>
              <w:fldChar w:fldCharType="separate"/>
              <w:t>36</w:t>
              <w:fldChar w:fldCharType="end"/>
            </w:r>
          </w:hyperlink>
        </w:p>
        <w:p w14:paraId="5AC80242" w14:textId="33E23900" w:rsidR="00EE3D2A" w:rsidRDefault="00EE3D2A">
          <w:pPr>
            <w:pStyle w:val="Verzeichnis2"/>
            <w:tabs>
              <w:tab w:val="right" w:leader="dot" w:pos="8948"/>
            </w:tabs>
            <w:rPr>
              <w:rFonts w:eastAsiaTheme="minorEastAsia"/>
              <w:noProof/>
              <w:sz w:val="24"/>
              <w:szCs w:val="24"/>
              <w:lang w:eastAsia="de-DE"/>
            </w:rPr>
          </w:pPr>
          <w:hyperlink w:anchor="_Toc241501486" w:history="1">
            <w:r>
              <w:rPr>
                <w:rStyle w:val="Hyperlink"/>
                <w:noProof/>
              </w:rPr>
              <w:t>7.4 Prüfergebnis: Konform</w:t>
            </w:r>
            <w:r>
              <w:rPr>
                <w:noProof/>
              </w:rPr>
              <w:tab/>
              <w:fldChar w:fldCharType="begin"/>
              <w:instrText xml:space="preserve"> PAGEREF _Toc241501486 \h </w:instrText>
              <w:fldChar w:fldCharType="separate"/>
              <w:t>36</w:t>
              <w:fldChar w:fldCharType="end"/>
            </w:r>
          </w:hyperlink>
        </w:p>
        <w:p w14:paraId="460B7904" w14:textId="1E2946A2" w:rsidR="00EE3D2A" w:rsidRDefault="00EE3D2A">
          <w:pPr>
            <w:pStyle w:val="Verzeichnis2"/>
            <w:tabs>
              <w:tab w:val="right" w:leader="dot" w:pos="8948"/>
            </w:tabs>
            <w:rPr>
              <w:rFonts w:eastAsiaTheme="minorEastAsia"/>
              <w:noProof/>
              <w:sz w:val="24"/>
              <w:szCs w:val="24"/>
              <w:lang w:eastAsia="de-DE"/>
            </w:rPr>
          </w:pPr>
          <w:hyperlink w:anchor="_Toc241501487" w:history="1">
            <w:r>
              <w:rPr>
                <w:rStyle w:val="Hyperlink"/>
                <w:noProof/>
              </w:rPr>
              <w:t>7.5 Sonderfall: Feststellungen in der risikobasierten Überwachungsprüfung</w:t>
            </w:r>
            <w:r>
              <w:rPr>
                <w:noProof/>
              </w:rPr>
              <w:tab/>
              <w:fldChar w:fldCharType="begin"/>
              <w:instrText xml:space="preserve"> PAGEREF _Toc241501487 \h </w:instrText>
              <w:fldChar w:fldCharType="separate"/>
              <w:t>36</w:t>
              <w:fldChar w:fldCharType="end"/>
            </w:r>
          </w:hyperlink>
        </w:p>
        <w:p w14:paraId="412E5C87" w14:textId="59A5630D" w:rsidR="00EE3D2A" w:rsidRDefault="00EE3D2A">
          <w:pPr>
            <w:pStyle w:val="Verzeichnis2"/>
            <w:tabs>
              <w:tab w:val="right" w:leader="dot" w:pos="8948"/>
            </w:tabs>
            <w:rPr>
              <w:rFonts w:eastAsiaTheme="minorEastAsia"/>
              <w:noProof/>
              <w:sz w:val="24"/>
              <w:szCs w:val="24"/>
              <w:lang w:eastAsia="de-DE"/>
            </w:rPr>
          </w:pPr>
          <w:hyperlink w:anchor="_Toc241501488" w:history="1">
            <w:r>
              <w:rPr>
                <w:rStyle w:val="Hyperlink"/>
                <w:noProof/>
              </w:rPr>
              <w:t>7.6 Keine Ergebnisübermittlung gewünscht</w:t>
            </w:r>
            <w:r>
              <w:rPr>
                <w:noProof/>
              </w:rPr>
              <w:tab/>
              <w:fldChar w:fldCharType="begin"/>
              <w:instrText xml:space="preserve"> PAGEREF _Toc241501488 \h </w:instrText>
              <w:fldChar w:fldCharType="separate"/>
              <w:t>37</w:t>
              <w:fldChar w:fldCharType="end"/>
            </w:r>
          </w:hyperlink>
        </w:p>
        <w:p w14:paraId="2AA08B39" w14:textId="7E993C01" w:rsidR="00EE3D2A" w:rsidRDefault="00EE3D2A">
          <w:pPr>
            <w:pStyle w:val="Verzeichnis1"/>
            <w:tabs>
              <w:tab w:val="right" w:leader="dot" w:pos="8948"/>
            </w:tabs>
            <w:rPr>
              <w:rFonts w:eastAsiaTheme="minorEastAsia"/>
              <w:noProof/>
              <w:sz w:val="24"/>
              <w:szCs w:val="24"/>
              <w:lang w:eastAsia="de-DE"/>
            </w:rPr>
          </w:pPr>
          <w:hyperlink w:anchor="_Toc241501489" w:history="1">
            <w:r>
              <w:rPr>
                <w:rStyle w:val="Hyperlink"/>
                <w:noProof/>
              </w:rPr>
              <w:t>8 Arten der Freigabe</w:t>
            </w:r>
            <w:r>
              <w:rPr>
                <w:noProof/>
              </w:rPr>
              <w:tab/>
              <w:fldChar w:fldCharType="begin"/>
              <w:instrText xml:space="preserve"> PAGEREF _Toc241501489 \h </w:instrText>
              <w:fldChar w:fldCharType="separate"/>
              <w:t>38</w:t>
              <w:fldChar w:fldCharType="end"/>
            </w:r>
          </w:hyperlink>
        </w:p>
        <w:p w14:paraId="6C09DDED" w14:textId="2BD6711F" w:rsidR="00EE3D2A" w:rsidRDefault="00EE3D2A">
          <w:pPr>
            <w:pStyle w:val="Verzeichnis2"/>
            <w:tabs>
              <w:tab w:val="right" w:leader="dot" w:pos="8948"/>
            </w:tabs>
            <w:rPr>
              <w:rFonts w:eastAsiaTheme="minorEastAsia"/>
              <w:noProof/>
              <w:sz w:val="24"/>
              <w:szCs w:val="24"/>
              <w:lang w:eastAsia="de-DE"/>
            </w:rPr>
          </w:pPr>
          <w:hyperlink w:anchor="_Toc241501490" w:history="1">
            <w:r>
              <w:rPr>
                <w:rStyle w:val="Hyperlink"/>
                <w:noProof/>
              </w:rPr>
              <w:t>8.1 Freigabearten im Überblick</w:t>
            </w:r>
            <w:r>
              <w:rPr>
                <w:noProof/>
              </w:rPr>
              <w:tab/>
              <w:fldChar w:fldCharType="begin"/>
              <w:instrText xml:space="preserve"> PAGEREF _Toc241501490 \h </w:instrText>
              <w:fldChar w:fldCharType="separate"/>
              <w:t>38</w:t>
              <w:fldChar w:fldCharType="end"/>
            </w:r>
          </w:hyperlink>
        </w:p>
        <w:p w14:paraId="5193AD3B" w14:textId="109C6676" w:rsidR="00EE3D2A" w:rsidRDefault="00EE3D2A">
          <w:pPr>
            <w:pStyle w:val="Verzeichnis2"/>
            <w:tabs>
              <w:tab w:val="right" w:leader="dot" w:pos="8948"/>
            </w:tabs>
            <w:rPr>
              <w:rFonts w:eastAsiaTheme="minorEastAsia"/>
              <w:noProof/>
              <w:sz w:val="24"/>
              <w:szCs w:val="24"/>
              <w:lang w:eastAsia="de-DE"/>
            </w:rPr>
          </w:pPr>
          <w:hyperlink w:anchor="_Toc241501491" w:history="1">
            <w:r>
              <w:rPr>
                <w:rStyle w:val="Hyperlink"/>
                <w:noProof/>
              </w:rPr>
              <w:t>8.2 Laufzeiten der Freigabe</w:t>
            </w:r>
            <w:r>
              <w:rPr>
                <w:noProof/>
              </w:rPr>
              <w:tab/>
              <w:fldChar w:fldCharType="begin"/>
              <w:instrText xml:space="preserve"> PAGEREF _Toc241501491 \h </w:instrText>
              <w:fldChar w:fldCharType="separate"/>
              <w:t>38</w:t>
              <w:fldChar w:fldCharType="end"/>
            </w:r>
          </w:hyperlink>
        </w:p>
        <w:p w14:paraId="29698C13" w14:textId="176FE79D" w:rsidR="00EE3D2A" w:rsidRDefault="00EE3D2A">
          <w:pPr>
            <w:pStyle w:val="Verzeichnis1"/>
            <w:tabs>
              <w:tab w:val="right" w:leader="dot" w:pos="8948"/>
            </w:tabs>
            <w:rPr>
              <w:rFonts w:eastAsiaTheme="minorEastAsia"/>
              <w:noProof/>
              <w:sz w:val="24"/>
              <w:szCs w:val="24"/>
              <w:lang w:eastAsia="de-DE"/>
            </w:rPr>
          </w:pPr>
          <w:hyperlink w:anchor="_Toc241501492" w:history="1">
            <w:r>
              <w:rPr>
                <w:rStyle w:val="Hyperlink"/>
                <w:noProof/>
              </w:rPr>
              <w:t>9 Prüfzyklus</w:t>
            </w:r>
            <w:r>
              <w:rPr>
                <w:noProof/>
              </w:rPr>
              <w:tab/>
              <w:fldChar w:fldCharType="begin"/>
              <w:instrText xml:space="preserve"> PAGEREF _Toc241501492 \h </w:instrText>
              <w:fldChar w:fldCharType="separate"/>
              <w:t>39</w:t>
              <w:fldChar w:fldCharType="end"/>
            </w:r>
          </w:hyperlink>
        </w:p>
        <w:p w14:paraId="512F6DFF" w14:textId="35BCFF38" w:rsidR="00EE3D2A" w:rsidRDefault="00EE3D2A">
          <w:pPr>
            <w:pStyle w:val="Verzeichnis2"/>
            <w:tabs>
              <w:tab w:val="right" w:leader="dot" w:pos="8948"/>
            </w:tabs>
            <w:rPr>
              <w:rFonts w:eastAsiaTheme="minorEastAsia"/>
              <w:noProof/>
              <w:sz w:val="24"/>
              <w:szCs w:val="24"/>
              <w:lang w:eastAsia="de-DE"/>
            </w:rPr>
          </w:pPr>
          <w:hyperlink w:anchor="_Toc241501493" w:history="1">
            <w:r>
              <w:rPr>
                <w:rStyle w:val="Hyperlink"/>
                <w:noProof/>
              </w:rPr>
              <w:t>9.1 Der Prüfzyklus nach CADIS</w:t>
            </w:r>
            <w:r>
              <w:rPr>
                <w:rStyle w:val="Hyperlink"/>
                <w:noProof/>
                <w:vertAlign w:val="superscript"/>
              </w:rPr>
              <w:t>®</w:t>
            </w:r>
            <w:r>
              <w:rPr>
                <w:noProof/>
              </w:rPr>
              <w:tab/>
              <w:fldChar w:fldCharType="begin"/>
              <w:instrText xml:space="preserve"> PAGEREF _Toc241501493 \h </w:instrText>
              <w:fldChar w:fldCharType="separate"/>
              <w:t>39</w:t>
              <w:fldChar w:fldCharType="end"/>
            </w:r>
          </w:hyperlink>
        </w:p>
        <w:p w14:paraId="239BB936" w14:textId="127E8712" w:rsidR="00EE3D2A" w:rsidRDefault="00EE3D2A">
          <w:pPr>
            <w:pStyle w:val="Verzeichnis1"/>
            <w:tabs>
              <w:tab w:val="right" w:leader="dot" w:pos="8948"/>
            </w:tabs>
            <w:rPr>
              <w:rFonts w:eastAsiaTheme="minorEastAsia"/>
              <w:noProof/>
              <w:sz w:val="24"/>
              <w:szCs w:val="24"/>
              <w:lang w:eastAsia="de-DE"/>
            </w:rPr>
          </w:pPr>
          <w:hyperlink w:anchor="_Toc241501494" w:history="1">
            <w:r>
              <w:rPr>
                <w:rStyle w:val="Hyperlink"/>
                <w:noProof/>
                <w:lang w:val="en-US"/>
              </w:rPr>
              <w:t>10 Level of Examination (LoE)</w:t>
            </w:r>
            <w:r>
              <w:rPr>
                <w:noProof/>
              </w:rPr>
              <w:tab/>
              <w:fldChar w:fldCharType="begin"/>
              <w:instrText xml:space="preserve"> PAGEREF _Toc241501494 \h </w:instrText>
              <w:fldChar w:fldCharType="separate"/>
              <w:t>40</w:t>
              <w:fldChar w:fldCharType="end"/>
            </w:r>
          </w:hyperlink>
        </w:p>
        <w:p w14:paraId="281D23D6" w14:textId="611A14A2" w:rsidR="00EE3D2A" w:rsidRDefault="00EE3D2A">
          <w:pPr>
            <w:pStyle w:val="Verzeichnis2"/>
            <w:tabs>
              <w:tab w:val="right" w:leader="dot" w:pos="8948"/>
            </w:tabs>
            <w:rPr>
              <w:rFonts w:eastAsiaTheme="minorEastAsia"/>
              <w:noProof/>
              <w:sz w:val="24"/>
              <w:szCs w:val="24"/>
              <w:lang w:eastAsia="de-DE"/>
            </w:rPr>
          </w:pPr>
          <w:hyperlink w:anchor="_Toc241501495" w:history="1">
            <w:r>
              <w:rPr>
                <w:rStyle w:val="Hyperlink"/>
                <w:noProof/>
                <w:lang w:val="en-US"/>
              </w:rPr>
              <w:t>10.1 Definition der Level of Examination</w:t>
            </w:r>
            <w:r>
              <w:rPr>
                <w:noProof/>
              </w:rPr>
              <w:tab/>
              <w:fldChar w:fldCharType="begin"/>
              <w:instrText xml:space="preserve"> PAGEREF _Toc241501495 \h </w:instrText>
              <w:fldChar w:fldCharType="separate"/>
              <w:t>40</w:t>
              <w:fldChar w:fldCharType="end"/>
            </w:r>
          </w:hyperlink>
        </w:p>
        <w:p w14:paraId="00F48CB5" w14:textId="65230627" w:rsidR="00EE3D2A" w:rsidRDefault="00EE3D2A">
          <w:pPr>
            <w:pStyle w:val="Verzeichnis2"/>
            <w:tabs>
              <w:tab w:val="right" w:leader="dot" w:pos="8948"/>
            </w:tabs>
            <w:rPr>
              <w:rFonts w:eastAsiaTheme="minorEastAsia"/>
              <w:noProof/>
              <w:sz w:val="24"/>
              <w:szCs w:val="24"/>
              <w:lang w:eastAsia="de-DE"/>
            </w:rPr>
          </w:pPr>
          <w:hyperlink w:anchor="_Toc241501496" w:history="1">
            <w:r>
              <w:rPr>
                <w:rStyle w:val="Hyperlink"/>
                <w:noProof/>
              </w:rPr>
              <w:t>10.2 Zeitliche Abstände zwischen Phase 1 und Phase 2</w:t>
            </w:r>
            <w:r>
              <w:rPr>
                <w:noProof/>
              </w:rPr>
              <w:tab/>
              <w:fldChar w:fldCharType="begin"/>
              <w:instrText xml:space="preserve"> PAGEREF _Toc241501496 \h </w:instrText>
              <w:fldChar w:fldCharType="separate"/>
              <w:t>40</w:t>
              <w:fldChar w:fldCharType="end"/>
            </w:r>
          </w:hyperlink>
        </w:p>
        <w:p w14:paraId="40C6A590" w14:textId="7614942E" w:rsidR="00EE3D2A" w:rsidRDefault="00EE3D2A">
          <w:pPr>
            <w:pStyle w:val="Verzeichnis2"/>
            <w:tabs>
              <w:tab w:val="right" w:leader="dot" w:pos="8948"/>
            </w:tabs>
            <w:rPr>
              <w:rFonts w:eastAsiaTheme="minorEastAsia"/>
              <w:noProof/>
              <w:sz w:val="24"/>
              <w:szCs w:val="24"/>
              <w:lang w:eastAsia="de-DE"/>
            </w:rPr>
          </w:pPr>
          <w:hyperlink w:anchor="_Toc241501497" w:history="1">
            <w:r>
              <w:rPr>
                <w:rStyle w:val="Hyperlink"/>
                <w:noProof/>
              </w:rPr>
              <w:t>10.3 Level of Examination 1 – Selbstauskunft mit Plausibilitätsprüfung</w:t>
            </w:r>
            <w:r>
              <w:rPr>
                <w:noProof/>
              </w:rPr>
              <w:tab/>
              <w:fldChar w:fldCharType="begin"/>
              <w:instrText xml:space="preserve"> PAGEREF _Toc241501497 \h </w:instrText>
              <w:fldChar w:fldCharType="separate"/>
              <w:t>41</w:t>
              <w:fldChar w:fldCharType="end"/>
            </w:r>
          </w:hyperlink>
        </w:p>
        <w:p w14:paraId="1FCA6CCB" w14:textId="35D0EBA9" w:rsidR="00EE3D2A" w:rsidRDefault="00EE3D2A">
          <w:pPr>
            <w:pStyle w:val="Verzeichnis3"/>
            <w:tabs>
              <w:tab w:val="right" w:leader="dot" w:pos="8948"/>
            </w:tabs>
            <w:rPr>
              <w:rFonts w:eastAsiaTheme="minorEastAsia"/>
              <w:noProof/>
              <w:sz w:val="24"/>
              <w:szCs w:val="24"/>
              <w:lang w:eastAsia="de-DE"/>
            </w:rPr>
          </w:pPr>
          <w:hyperlink w:anchor="_Toc241501498" w:history="1">
            <w:r>
              <w:rPr>
                <w:rStyle w:val="Hyperlink"/>
                <w:noProof/>
              </w:rPr>
              <w:t>10.3.1 Phase 1 – Vorabprüfung (Pre-Check)</w:t>
            </w:r>
            <w:r>
              <w:rPr>
                <w:noProof/>
              </w:rPr>
              <w:tab/>
              <w:fldChar w:fldCharType="begin"/>
              <w:instrText xml:space="preserve"> PAGEREF _Toc241501498 \h </w:instrText>
              <w:fldChar w:fldCharType="separate"/>
              <w:t>41</w:t>
              <w:fldChar w:fldCharType="end"/>
            </w:r>
          </w:hyperlink>
        </w:p>
        <w:p w14:paraId="33BC60C5" w14:textId="729A7476" w:rsidR="00EE3D2A" w:rsidRDefault="00EE3D2A">
          <w:pPr>
            <w:pStyle w:val="Verzeichnis3"/>
            <w:tabs>
              <w:tab w:val="right" w:leader="dot" w:pos="8948"/>
            </w:tabs>
            <w:rPr>
              <w:rFonts w:eastAsiaTheme="minorEastAsia"/>
              <w:noProof/>
              <w:sz w:val="24"/>
              <w:szCs w:val="24"/>
              <w:lang w:eastAsia="de-DE"/>
            </w:rPr>
          </w:pPr>
          <w:hyperlink w:anchor="_Toc241501499" w:history="1">
            <w:r>
              <w:rPr>
                <w:rStyle w:val="Hyperlink"/>
                <w:noProof/>
              </w:rPr>
              <w:t>10.3.2 Phase 2 – Plausibilitätsprüfung</w:t>
            </w:r>
            <w:r>
              <w:rPr>
                <w:noProof/>
              </w:rPr>
              <w:tab/>
              <w:fldChar w:fldCharType="begin"/>
              <w:instrText xml:space="preserve"> PAGEREF _Toc241501499 \h </w:instrText>
              <w:fldChar w:fldCharType="separate"/>
              <w:t>41</w:t>
              <w:fldChar w:fldCharType="end"/>
            </w:r>
          </w:hyperlink>
        </w:p>
        <w:p w14:paraId="5CD921CF" w14:textId="12548880" w:rsidR="00EE3D2A" w:rsidRDefault="00EE3D2A">
          <w:pPr>
            <w:pStyle w:val="Verzeichnis2"/>
            <w:tabs>
              <w:tab w:val="right" w:leader="dot" w:pos="8948"/>
            </w:tabs>
            <w:rPr>
              <w:rFonts w:eastAsiaTheme="minorEastAsia"/>
              <w:noProof/>
              <w:sz w:val="24"/>
              <w:szCs w:val="24"/>
              <w:lang w:eastAsia="de-DE"/>
            </w:rPr>
          </w:pPr>
          <w:hyperlink w:anchor="_Toc241501500" w:history="1">
            <w:r>
              <w:rPr>
                <w:rStyle w:val="Hyperlink"/>
                <w:noProof/>
                <w:lang w:val="en-US"/>
              </w:rPr>
              <w:t>10.4 Level of Examination 2 – Dokumentenprüfung mit Remote-Interview</w:t>
            </w:r>
            <w:r>
              <w:rPr>
                <w:noProof/>
              </w:rPr>
              <w:tab/>
              <w:fldChar w:fldCharType="begin"/>
              <w:instrText xml:space="preserve"> PAGEREF _Toc241501500 \h </w:instrText>
              <w:fldChar w:fldCharType="separate"/>
              <w:t>41</w:t>
              <w:fldChar w:fldCharType="end"/>
            </w:r>
          </w:hyperlink>
        </w:p>
        <w:p w14:paraId="10F2DD8A" w14:textId="7469FF35" w:rsidR="00EE3D2A" w:rsidRDefault="00EE3D2A">
          <w:pPr>
            <w:pStyle w:val="Verzeichnis3"/>
            <w:tabs>
              <w:tab w:val="right" w:leader="dot" w:pos="8948"/>
            </w:tabs>
            <w:rPr>
              <w:rFonts w:eastAsiaTheme="minorEastAsia"/>
              <w:noProof/>
              <w:sz w:val="24"/>
              <w:szCs w:val="24"/>
              <w:lang w:eastAsia="de-DE"/>
            </w:rPr>
          </w:pPr>
          <w:hyperlink w:anchor="_Toc241501501" w:history="1">
            <w:r>
              <w:rPr>
                <w:rStyle w:val="Hyperlink"/>
                <w:noProof/>
              </w:rPr>
              <w:t>10.4.1 Phase 1 – Dokumentenbasierte Prüfung (Documentation Review)</w:t>
            </w:r>
            <w:r>
              <w:rPr>
                <w:noProof/>
              </w:rPr>
              <w:tab/>
              <w:fldChar w:fldCharType="begin"/>
              <w:instrText xml:space="preserve"> PAGEREF _Toc241501501 \h </w:instrText>
              <w:fldChar w:fldCharType="separate"/>
              <w:t>41</w:t>
              <w:fldChar w:fldCharType="end"/>
            </w:r>
          </w:hyperlink>
        </w:p>
        <w:p w14:paraId="5029BAB8" w14:textId="754A11B3" w:rsidR="00EE3D2A" w:rsidRDefault="00EE3D2A">
          <w:pPr>
            <w:pStyle w:val="Verzeichnis3"/>
            <w:tabs>
              <w:tab w:val="right" w:leader="dot" w:pos="8948"/>
            </w:tabs>
            <w:rPr>
              <w:rFonts w:eastAsiaTheme="minorEastAsia"/>
              <w:noProof/>
              <w:sz w:val="24"/>
              <w:szCs w:val="24"/>
              <w:lang w:eastAsia="de-DE"/>
            </w:rPr>
          </w:pPr>
          <w:hyperlink w:anchor="_Toc241501502" w:history="1">
            <w:r>
              <w:rPr>
                <w:rStyle w:val="Hyperlink"/>
                <w:noProof/>
              </w:rPr>
              <w:t>10.4.2 Phase 2 – Telefoninterview / Remote-Interview</w:t>
            </w:r>
            <w:r>
              <w:rPr>
                <w:noProof/>
              </w:rPr>
              <w:tab/>
              <w:fldChar w:fldCharType="begin"/>
              <w:instrText xml:space="preserve"> PAGEREF _Toc241501502 \h </w:instrText>
              <w:fldChar w:fldCharType="separate"/>
              <w:t>41</w:t>
              <w:fldChar w:fldCharType="end"/>
            </w:r>
          </w:hyperlink>
        </w:p>
        <w:p w14:paraId="6BECF889" w14:textId="57C73B6B" w:rsidR="00EE3D2A" w:rsidRDefault="00EE3D2A">
          <w:pPr>
            <w:pStyle w:val="Verzeichnis2"/>
            <w:tabs>
              <w:tab w:val="right" w:leader="dot" w:pos="8948"/>
            </w:tabs>
            <w:rPr>
              <w:rFonts w:eastAsiaTheme="minorEastAsia"/>
              <w:noProof/>
              <w:sz w:val="24"/>
              <w:szCs w:val="24"/>
              <w:lang w:eastAsia="de-DE"/>
            </w:rPr>
          </w:pPr>
          <w:hyperlink w:anchor="_Toc241501503" w:history="1">
            <w:r>
              <w:rPr>
                <w:rStyle w:val="Hyperlink"/>
                <w:noProof/>
                <w:lang w:val="en-US"/>
              </w:rPr>
              <w:t>10.5 Level of Examination 3 – Vollumfängliches Vor-Ort-Audit</w:t>
            </w:r>
            <w:r>
              <w:rPr>
                <w:noProof/>
              </w:rPr>
              <w:tab/>
              <w:fldChar w:fldCharType="begin"/>
              <w:instrText xml:space="preserve"> PAGEREF _Toc241501503 \h </w:instrText>
              <w:fldChar w:fldCharType="separate"/>
              <w:t>42</w:t>
              <w:fldChar w:fldCharType="end"/>
            </w:r>
          </w:hyperlink>
        </w:p>
        <w:p w14:paraId="7D079BD9" w14:textId="445CAE3B" w:rsidR="00EE3D2A" w:rsidRDefault="00EE3D2A">
          <w:pPr>
            <w:pStyle w:val="Verzeichnis3"/>
            <w:tabs>
              <w:tab w:val="right" w:leader="dot" w:pos="8948"/>
            </w:tabs>
            <w:rPr>
              <w:rFonts w:eastAsiaTheme="minorEastAsia"/>
              <w:noProof/>
              <w:sz w:val="24"/>
              <w:szCs w:val="24"/>
              <w:lang w:eastAsia="de-DE"/>
            </w:rPr>
          </w:pPr>
          <w:hyperlink w:anchor="_Toc241501504" w:history="1">
            <w:r>
              <w:rPr>
                <w:rStyle w:val="Hyperlink"/>
                <w:noProof/>
              </w:rPr>
              <w:t>10.5.1 Phase 1 – Dokumentenbasierte Prüfung (Documentation Review)</w:t>
            </w:r>
            <w:r>
              <w:rPr>
                <w:noProof/>
              </w:rPr>
              <w:tab/>
              <w:fldChar w:fldCharType="begin"/>
              <w:instrText xml:space="preserve"> PAGEREF _Toc241501504 \h </w:instrText>
              <w:fldChar w:fldCharType="separate"/>
              <w:t>42</w:t>
              <w:fldChar w:fldCharType="end"/>
            </w:r>
          </w:hyperlink>
        </w:p>
        <w:p w14:paraId="27F2CC3E" w14:textId="147F255B" w:rsidR="00EE3D2A" w:rsidRDefault="00EE3D2A">
          <w:pPr>
            <w:pStyle w:val="Verzeichnis3"/>
            <w:tabs>
              <w:tab w:val="right" w:leader="dot" w:pos="8948"/>
            </w:tabs>
            <w:rPr>
              <w:rFonts w:eastAsiaTheme="minorEastAsia"/>
              <w:noProof/>
              <w:sz w:val="24"/>
              <w:szCs w:val="24"/>
              <w:lang w:eastAsia="de-DE"/>
            </w:rPr>
          </w:pPr>
          <w:hyperlink w:anchor="_Toc241501505" w:history="1">
            <w:r>
              <w:rPr>
                <w:rStyle w:val="Hyperlink"/>
                <w:noProof/>
                <w:lang w:val="en-US"/>
              </w:rPr>
              <w:t>10.5.2 Phase 2 – Vor-Ort-Audit (On-site)</w:t>
            </w:r>
            <w:r>
              <w:rPr>
                <w:noProof/>
              </w:rPr>
              <w:tab/>
              <w:fldChar w:fldCharType="begin"/>
              <w:instrText xml:space="preserve"> PAGEREF _Toc241501505 \h </w:instrText>
              <w:fldChar w:fldCharType="separate"/>
              <w:t>42</w:t>
              <w:fldChar w:fldCharType="end"/>
            </w:r>
          </w:hyperlink>
        </w:p>
        <w:p w14:paraId="28923C78" w14:textId="6F872E53" w:rsidR="00EE3D2A" w:rsidRDefault="00EE3D2A">
          <w:pPr>
            <w:pStyle w:val="Verzeichnis1"/>
            <w:tabs>
              <w:tab w:val="right" w:leader="dot" w:pos="8948"/>
            </w:tabs>
            <w:rPr>
              <w:rFonts w:eastAsiaTheme="minorEastAsia"/>
              <w:noProof/>
              <w:sz w:val="24"/>
              <w:szCs w:val="24"/>
              <w:lang w:eastAsia="de-DE"/>
            </w:rPr>
          </w:pPr>
          <w:hyperlink w:anchor="_Toc241501506" w:history="1">
            <w:r>
              <w:rPr>
                <w:rStyle w:val="Hyperlink"/>
                <w:noProof/>
              </w:rPr>
              <w:t>11 Prüfung mehrerer Standorte (Multi-Site)</w:t>
            </w:r>
            <w:r>
              <w:rPr>
                <w:noProof/>
              </w:rPr>
              <w:tab/>
              <w:fldChar w:fldCharType="begin"/>
              <w:instrText xml:space="preserve"> PAGEREF _Toc241501506 \h </w:instrText>
              <w:fldChar w:fldCharType="separate"/>
              <w:t>43</w:t>
              <w:fldChar w:fldCharType="end"/>
            </w:r>
          </w:hyperlink>
        </w:p>
        <w:p w14:paraId="0D26882F" w14:textId="67E39BE4" w:rsidR="00EE3D2A" w:rsidRDefault="00EE3D2A">
          <w:pPr>
            <w:pStyle w:val="Verzeichnis2"/>
            <w:tabs>
              <w:tab w:val="right" w:leader="dot" w:pos="8948"/>
            </w:tabs>
            <w:rPr>
              <w:rFonts w:eastAsiaTheme="minorEastAsia"/>
              <w:noProof/>
              <w:sz w:val="24"/>
              <w:szCs w:val="24"/>
              <w:lang w:eastAsia="de-DE"/>
            </w:rPr>
          </w:pPr>
          <w:hyperlink w:anchor="_Toc241501507" w:history="1">
            <w:r>
              <w:rPr>
                <w:rStyle w:val="Hyperlink"/>
                <w:noProof/>
              </w:rPr>
              <w:t>11.1 Grundsätze und Anwendungsbereich</w:t>
            </w:r>
            <w:r>
              <w:rPr>
                <w:noProof/>
              </w:rPr>
              <w:tab/>
              <w:fldChar w:fldCharType="begin"/>
              <w:instrText xml:space="preserve"> PAGEREF _Toc241501507 \h </w:instrText>
              <w:fldChar w:fldCharType="separate"/>
              <w:t>43</w:t>
              <w:fldChar w:fldCharType="end"/>
            </w:r>
          </w:hyperlink>
        </w:p>
        <w:p w14:paraId="1A433C95" w14:textId="3BC4B5EF" w:rsidR="00EE3D2A" w:rsidRDefault="00EE3D2A">
          <w:pPr>
            <w:pStyle w:val="Verzeichnis2"/>
            <w:tabs>
              <w:tab w:val="right" w:leader="dot" w:pos="8948"/>
            </w:tabs>
            <w:rPr>
              <w:rFonts w:eastAsiaTheme="minorEastAsia"/>
              <w:noProof/>
              <w:sz w:val="24"/>
              <w:szCs w:val="24"/>
              <w:lang w:eastAsia="de-DE"/>
            </w:rPr>
          </w:pPr>
          <w:hyperlink w:anchor="_Toc241501508" w:history="1">
            <w:r>
              <w:rPr>
                <w:rStyle w:val="Hyperlink"/>
                <w:noProof/>
              </w:rPr>
              <w:t>11.2 Voraussetzungen für die Anwendung des Multi-Site-Ansatzes</w:t>
            </w:r>
            <w:r>
              <w:rPr>
                <w:noProof/>
              </w:rPr>
              <w:tab/>
              <w:fldChar w:fldCharType="begin"/>
              <w:instrText xml:space="preserve"> PAGEREF _Toc241501508 \h </w:instrText>
              <w:fldChar w:fldCharType="separate"/>
              <w:t>44</w:t>
              <w:fldChar w:fldCharType="end"/>
            </w:r>
          </w:hyperlink>
        </w:p>
        <w:p w14:paraId="2077DAE0" w14:textId="63FB6EC5" w:rsidR="00EE3D2A" w:rsidRDefault="00EE3D2A">
          <w:pPr>
            <w:pStyle w:val="Verzeichnis2"/>
            <w:tabs>
              <w:tab w:val="right" w:leader="dot" w:pos="8948"/>
            </w:tabs>
            <w:rPr>
              <w:rFonts w:eastAsiaTheme="minorEastAsia"/>
              <w:noProof/>
              <w:sz w:val="24"/>
              <w:szCs w:val="24"/>
              <w:lang w:eastAsia="de-DE"/>
            </w:rPr>
          </w:pPr>
          <w:hyperlink w:anchor="_Toc241501509" w:history="1">
            <w:r>
              <w:rPr>
                <w:rStyle w:val="Hyperlink"/>
                <w:noProof/>
              </w:rPr>
              <w:t>11.3 Klassifizierung des Hauptstandorts (Zentrale/HQ)</w:t>
            </w:r>
            <w:r>
              <w:rPr>
                <w:noProof/>
              </w:rPr>
              <w:tab/>
              <w:fldChar w:fldCharType="begin"/>
              <w:instrText xml:space="preserve"> PAGEREF _Toc241501509 \h </w:instrText>
              <w:fldChar w:fldCharType="separate"/>
              <w:t>45</w:t>
              <w:fldChar w:fldCharType="end"/>
            </w:r>
          </w:hyperlink>
        </w:p>
        <w:p w14:paraId="31148670" w14:textId="773A1CF1" w:rsidR="00EE3D2A" w:rsidRDefault="00EE3D2A">
          <w:pPr>
            <w:pStyle w:val="Verzeichnis2"/>
            <w:tabs>
              <w:tab w:val="right" w:leader="dot" w:pos="8948"/>
            </w:tabs>
            <w:rPr>
              <w:rFonts w:eastAsiaTheme="minorEastAsia"/>
              <w:noProof/>
              <w:sz w:val="24"/>
              <w:szCs w:val="24"/>
              <w:lang w:eastAsia="de-DE"/>
            </w:rPr>
          </w:pPr>
          <w:hyperlink w:anchor="_Toc241501510" w:history="1">
            <w:r>
              <w:rPr>
                <w:rStyle w:val="Hyperlink"/>
                <w:noProof/>
              </w:rPr>
              <w:t>11.4 Stichprobenberechnung</w:t>
            </w:r>
            <w:r>
              <w:rPr>
                <w:noProof/>
              </w:rPr>
              <w:tab/>
              <w:fldChar w:fldCharType="begin"/>
              <w:instrText xml:space="preserve"> PAGEREF _Toc241501510 \h </w:instrText>
              <w:fldChar w:fldCharType="separate"/>
              <w:t>46</w:t>
              <w:fldChar w:fldCharType="end"/>
            </w:r>
          </w:hyperlink>
        </w:p>
        <w:p w14:paraId="7B763FF7" w14:textId="2A5108D4" w:rsidR="00EE3D2A" w:rsidRDefault="00EE3D2A">
          <w:pPr>
            <w:pStyle w:val="Verzeichnis2"/>
            <w:tabs>
              <w:tab w:val="right" w:leader="dot" w:pos="8948"/>
            </w:tabs>
            <w:rPr>
              <w:rFonts w:eastAsiaTheme="minorEastAsia"/>
              <w:noProof/>
              <w:sz w:val="24"/>
              <w:szCs w:val="24"/>
              <w:lang w:eastAsia="de-DE"/>
            </w:rPr>
          </w:pPr>
          <w:hyperlink w:anchor="_Toc241501511" w:history="1">
            <w:r>
              <w:rPr>
                <w:rStyle w:val="Hyperlink"/>
                <w:noProof/>
              </w:rPr>
              <w:t>11.5 Prüftiefe je Level of Examination</w:t>
            </w:r>
            <w:r>
              <w:rPr>
                <w:noProof/>
              </w:rPr>
              <w:tab/>
              <w:fldChar w:fldCharType="begin"/>
              <w:instrText xml:space="preserve"> PAGEREF _Toc241501511 \h </w:instrText>
              <w:fldChar w:fldCharType="separate"/>
              <w:t>48</w:t>
              <w:fldChar w:fldCharType="end"/>
            </w:r>
          </w:hyperlink>
        </w:p>
        <w:p w14:paraId="0280D94D" w14:textId="1D5E7CBE" w:rsidR="00EE3D2A" w:rsidRDefault="00EE3D2A">
          <w:pPr>
            <w:pStyle w:val="Verzeichnis2"/>
            <w:tabs>
              <w:tab w:val="right" w:leader="dot" w:pos="8948"/>
            </w:tabs>
            <w:rPr>
              <w:rFonts w:eastAsiaTheme="minorEastAsia"/>
              <w:noProof/>
              <w:sz w:val="24"/>
              <w:szCs w:val="24"/>
              <w:lang w:eastAsia="de-DE"/>
            </w:rPr>
          </w:pPr>
          <w:hyperlink w:anchor="_Toc241501512" w:history="1">
            <w:r>
              <w:rPr>
                <w:rStyle w:val="Hyperlink"/>
                <w:noProof/>
              </w:rPr>
              <w:t>11.6 Level of Examination 1 – Selbstauskunft mit Plausibilitätsprüfung (Multi-Site)</w:t>
            </w:r>
            <w:r>
              <w:rPr>
                <w:noProof/>
              </w:rPr>
              <w:tab/>
              <w:fldChar w:fldCharType="begin"/>
              <w:instrText xml:space="preserve"> PAGEREF _Toc241501512 \h </w:instrText>
              <w:fldChar w:fldCharType="separate"/>
              <w:t>48</w:t>
              <w:fldChar w:fldCharType="end"/>
            </w:r>
          </w:hyperlink>
        </w:p>
        <w:p w14:paraId="241D081C" w14:textId="6D802AD5" w:rsidR="00EE3D2A" w:rsidRDefault="00EE3D2A">
          <w:pPr>
            <w:pStyle w:val="Verzeichnis2"/>
            <w:tabs>
              <w:tab w:val="right" w:leader="dot" w:pos="8948"/>
            </w:tabs>
            <w:rPr>
              <w:rFonts w:eastAsiaTheme="minorEastAsia"/>
              <w:noProof/>
              <w:sz w:val="24"/>
              <w:szCs w:val="24"/>
              <w:lang w:eastAsia="de-DE"/>
            </w:rPr>
          </w:pPr>
          <w:hyperlink w:anchor="_Toc241501513" w:history="1">
            <w:r>
              <w:rPr>
                <w:rStyle w:val="Hyperlink"/>
                <w:noProof/>
                <w:lang w:val="en-US"/>
              </w:rPr>
              <w:t>11.7 Level of Examination 2 – Dokumentenprüfung mit Remote-Interview (Multi-Site)</w:t>
            </w:r>
            <w:r>
              <w:rPr>
                <w:noProof/>
              </w:rPr>
              <w:tab/>
              <w:fldChar w:fldCharType="begin"/>
              <w:instrText xml:space="preserve"> PAGEREF _Toc241501513 \h </w:instrText>
              <w:fldChar w:fldCharType="separate"/>
              <w:t>49</w:t>
              <w:fldChar w:fldCharType="end"/>
            </w:r>
          </w:hyperlink>
        </w:p>
        <w:p w14:paraId="08CCE94D" w14:textId="117B5B97" w:rsidR="00EE3D2A" w:rsidRDefault="00EE3D2A">
          <w:pPr>
            <w:pStyle w:val="Verzeichnis2"/>
            <w:tabs>
              <w:tab w:val="right" w:leader="dot" w:pos="8948"/>
            </w:tabs>
            <w:rPr>
              <w:rFonts w:eastAsiaTheme="minorEastAsia"/>
              <w:noProof/>
              <w:sz w:val="24"/>
              <w:szCs w:val="24"/>
              <w:lang w:eastAsia="de-DE"/>
            </w:rPr>
          </w:pPr>
          <w:hyperlink w:anchor="_Toc241501514" w:history="1">
            <w:r>
              <w:rPr>
                <w:rStyle w:val="Hyperlink"/>
                <w:noProof/>
                <w:lang w:val="en-US"/>
              </w:rPr>
              <w:t>11.8 Level of Examination 3 – Vollumfängliches Vor-Ort-Audit (Multi-Site)</w:t>
            </w:r>
            <w:r>
              <w:rPr>
                <w:noProof/>
              </w:rPr>
              <w:tab/>
              <w:fldChar w:fldCharType="begin"/>
              <w:instrText xml:space="preserve"> PAGEREF _Toc241501514 \h </w:instrText>
              <w:fldChar w:fldCharType="separate"/>
              <w:t>50</w:t>
              <w:fldChar w:fldCharType="end"/>
            </w:r>
          </w:hyperlink>
        </w:p>
        <w:p w14:paraId="381EF242" w14:textId="668A6463" w:rsidR="00EE3D2A" w:rsidRDefault="00EE3D2A">
          <w:pPr>
            <w:pStyle w:val="Verzeichnis2"/>
            <w:tabs>
              <w:tab w:val="right" w:leader="dot" w:pos="8948"/>
            </w:tabs>
            <w:rPr>
              <w:rFonts w:eastAsiaTheme="minorEastAsia"/>
              <w:noProof/>
              <w:sz w:val="24"/>
              <w:szCs w:val="24"/>
              <w:lang w:eastAsia="de-DE"/>
            </w:rPr>
          </w:pPr>
          <w:hyperlink w:anchor="_Toc241501515" w:history="1">
            <w:r>
              <w:rPr>
                <w:rStyle w:val="Hyperlink"/>
                <w:noProof/>
              </w:rPr>
              <w:t>11.9 Risikobasierte Stichprobenauswahl</w:t>
            </w:r>
            <w:r>
              <w:rPr>
                <w:noProof/>
              </w:rPr>
              <w:tab/>
              <w:fldChar w:fldCharType="begin"/>
              <w:instrText xml:space="preserve"> PAGEREF _Toc241501515 \h </w:instrText>
              <w:fldChar w:fldCharType="separate"/>
              <w:t>51</w:t>
              <w:fldChar w:fldCharType="end"/>
            </w:r>
          </w:hyperlink>
        </w:p>
        <w:p w14:paraId="1640AC2A" w14:textId="5AD06615" w:rsidR="00EE3D2A" w:rsidRDefault="00EE3D2A">
          <w:pPr>
            <w:pStyle w:val="Verzeichnis2"/>
            <w:tabs>
              <w:tab w:val="right" w:leader="dot" w:pos="8948"/>
            </w:tabs>
            <w:rPr>
              <w:rFonts w:eastAsiaTheme="minorEastAsia"/>
              <w:noProof/>
              <w:sz w:val="24"/>
              <w:szCs w:val="24"/>
              <w:lang w:eastAsia="de-DE"/>
            </w:rPr>
          </w:pPr>
          <w:hyperlink w:anchor="_Toc241501516" w:history="1">
            <w:r>
              <w:rPr>
                <w:rStyle w:val="Hyperlink"/>
                <w:noProof/>
              </w:rPr>
              <w:t>11.10 Standortbezogene Prüfpunktauswahl</w:t>
            </w:r>
            <w:r>
              <w:rPr>
                <w:noProof/>
              </w:rPr>
              <w:tab/>
              <w:fldChar w:fldCharType="begin"/>
              <w:instrText xml:space="preserve"> PAGEREF _Toc241501516 \h </w:instrText>
              <w:fldChar w:fldCharType="separate"/>
              <w:t>52</w:t>
              <w:fldChar w:fldCharType="end"/>
            </w:r>
          </w:hyperlink>
        </w:p>
        <w:p w14:paraId="4A198719" w14:textId="1759B0DB" w:rsidR="00EE3D2A" w:rsidRDefault="00EE3D2A">
          <w:pPr>
            <w:pStyle w:val="Verzeichnis2"/>
            <w:tabs>
              <w:tab w:val="right" w:leader="dot" w:pos="8948"/>
            </w:tabs>
            <w:rPr>
              <w:rFonts w:eastAsiaTheme="minorEastAsia"/>
              <w:noProof/>
              <w:sz w:val="24"/>
              <w:szCs w:val="24"/>
              <w:lang w:eastAsia="de-DE"/>
            </w:rPr>
          </w:pPr>
          <w:hyperlink w:anchor="_Toc241501517" w:history="1">
            <w:r>
              <w:rPr>
                <w:rStyle w:val="Hyperlink"/>
                <w:noProof/>
              </w:rPr>
              <w:t>11.11 Erweiterung der Stichprobe</w:t>
            </w:r>
            <w:r>
              <w:rPr>
                <w:noProof/>
              </w:rPr>
              <w:tab/>
              <w:fldChar w:fldCharType="begin"/>
              <w:instrText xml:space="preserve"> PAGEREF _Toc241501517 \h </w:instrText>
              <w:fldChar w:fldCharType="separate"/>
              <w:t>52</w:t>
              <w:fldChar w:fldCharType="end"/>
            </w:r>
          </w:hyperlink>
        </w:p>
        <w:p w14:paraId="50609AA1" w14:textId="1C45A2B0" w:rsidR="00EE3D2A" w:rsidRDefault="00EE3D2A">
          <w:pPr>
            <w:pStyle w:val="Verzeichnis2"/>
            <w:tabs>
              <w:tab w:val="right" w:leader="dot" w:pos="8948"/>
            </w:tabs>
            <w:rPr>
              <w:rFonts w:eastAsiaTheme="minorEastAsia"/>
              <w:noProof/>
              <w:sz w:val="24"/>
              <w:szCs w:val="24"/>
              <w:lang w:eastAsia="de-DE"/>
            </w:rPr>
          </w:pPr>
          <w:hyperlink w:anchor="_Toc241501518" w:history="1">
            <w:r>
              <w:rPr>
                <w:rStyle w:val="Hyperlink"/>
                <w:noProof/>
              </w:rPr>
              <w:t>11.12 Dokumentationsanforderungen</w:t>
            </w:r>
            <w:r>
              <w:rPr>
                <w:noProof/>
              </w:rPr>
              <w:tab/>
              <w:fldChar w:fldCharType="begin"/>
              <w:instrText xml:space="preserve"> PAGEREF _Toc241501518 \h </w:instrText>
              <w:fldChar w:fldCharType="separate"/>
              <w:t>53</w:t>
              <w:fldChar w:fldCharType="end"/>
            </w:r>
          </w:hyperlink>
        </w:p>
        <w:p w14:paraId="2518F672" w14:textId="428B7D75" w:rsidR="00EE3D2A" w:rsidRDefault="00EE3D2A">
          <w:pPr>
            <w:pStyle w:val="Verzeichnis2"/>
            <w:tabs>
              <w:tab w:val="right" w:leader="dot" w:pos="8948"/>
            </w:tabs>
            <w:rPr>
              <w:rFonts w:eastAsiaTheme="minorEastAsia"/>
              <w:noProof/>
              <w:sz w:val="24"/>
              <w:szCs w:val="24"/>
              <w:lang w:eastAsia="de-DE"/>
            </w:rPr>
          </w:pPr>
          <w:hyperlink w:anchor="_Toc241501519" w:history="1">
            <w:r>
              <w:rPr>
                <w:rStyle w:val="Hyperlink"/>
                <w:noProof/>
              </w:rPr>
              <w:t>11.13 Ergebnisdarstellung und Gesamtbewertung</w:t>
            </w:r>
            <w:r>
              <w:rPr>
                <w:noProof/>
              </w:rPr>
              <w:tab/>
              <w:fldChar w:fldCharType="begin"/>
              <w:instrText xml:space="preserve"> PAGEREF _Toc241501519 \h </w:instrText>
              <w:fldChar w:fldCharType="separate"/>
              <w:t>54</w:t>
              <w:fldChar w:fldCharType="end"/>
            </w:r>
          </w:hyperlink>
        </w:p>
        <w:p w14:paraId="49B332BA" w14:textId="7780497D" w:rsidR="00EE3D2A" w:rsidRDefault="00EE3D2A">
          <w:pPr>
            <w:pStyle w:val="Verzeichnis1"/>
            <w:tabs>
              <w:tab w:val="right" w:leader="dot" w:pos="8948"/>
            </w:tabs>
            <w:rPr>
              <w:rFonts w:eastAsiaTheme="minorEastAsia"/>
              <w:noProof/>
              <w:sz w:val="24"/>
              <w:szCs w:val="24"/>
              <w:lang w:eastAsia="de-DE"/>
            </w:rPr>
          </w:pPr>
          <w:hyperlink w:anchor="_Toc241501520" w:history="1">
            <w:r>
              <w:rPr>
                <w:rStyle w:val="Hyperlink"/>
                <w:noProof/>
              </w:rPr>
              <w:t>12 Aufbau einer Agenda</w:t>
            </w:r>
            <w:r>
              <w:rPr>
                <w:noProof/>
              </w:rPr>
              <w:tab/>
              <w:fldChar w:fldCharType="begin"/>
              <w:instrText xml:space="preserve"> PAGEREF _Toc241501520 \h </w:instrText>
              <w:fldChar w:fldCharType="separate"/>
              <w:t>55</w:t>
              <w:fldChar w:fldCharType="end"/>
            </w:r>
          </w:hyperlink>
        </w:p>
        <w:p w14:paraId="7AADF610" w14:textId="2AACE890" w:rsidR="00EE3D2A" w:rsidRDefault="00EE3D2A">
          <w:pPr>
            <w:pStyle w:val="Verzeichnis1"/>
            <w:tabs>
              <w:tab w:val="right" w:leader="dot" w:pos="8948"/>
            </w:tabs>
            <w:rPr>
              <w:rFonts w:eastAsiaTheme="minorEastAsia"/>
              <w:noProof/>
              <w:sz w:val="24"/>
              <w:szCs w:val="24"/>
              <w:lang w:eastAsia="de-DE"/>
            </w:rPr>
          </w:pPr>
          <w:hyperlink w:anchor="_Toc241501521" w:history="1">
            <w:r>
              <w:rPr>
                <w:rStyle w:val="Hyperlink"/>
                <w:noProof/>
              </w:rPr>
              <w:t>13 Übergangsregelungen</w:t>
            </w:r>
            <w:r>
              <w:rPr>
                <w:noProof/>
              </w:rPr>
              <w:tab/>
              <w:fldChar w:fldCharType="begin"/>
              <w:instrText xml:space="preserve"> PAGEREF _Toc241501521 \h </w:instrText>
              <w:fldChar w:fldCharType="separate"/>
              <w:t>56</w:t>
              <w:fldChar w:fldCharType="end"/>
            </w:r>
          </w:hyperlink>
        </w:p>
        <w:p w14:paraId="7EC5C49C" w14:textId="4FC857D2" w:rsidR="00EE3D2A" w:rsidRDefault="00EE3D2A">
          <w:pPr>
            <w:pStyle w:val="Verzeichnis1"/>
            <w:tabs>
              <w:tab w:val="right" w:leader="dot" w:pos="8948"/>
            </w:tabs>
            <w:rPr>
              <w:rFonts w:eastAsiaTheme="minorEastAsia"/>
              <w:noProof/>
              <w:sz w:val="24"/>
              <w:szCs w:val="24"/>
              <w:lang w:eastAsia="de-DE"/>
            </w:rPr>
          </w:pPr>
          <w:hyperlink w:anchor="_Toc241501522" w:history="1">
            <w:r>
              <w:rPr>
                <w:rStyle w:val="Hyperlink"/>
                <w:noProof/>
              </w:rPr>
              <w:t>14 Audit Release</w:t>
            </w:r>
            <w:r>
              <w:rPr>
                <w:noProof/>
              </w:rPr>
              <w:tab/>
              <w:fldChar w:fldCharType="begin"/>
              <w:instrText xml:space="preserve"> PAGEREF _Toc241501522 \h </w:instrText>
              <w:fldChar w:fldCharType="separate"/>
              <w:t>58</w:t>
              <w:fldChar w:fldCharType="end"/>
            </w:r>
          </w:hyperlink>
        </w:p>
        <w:p w14:paraId="04149E2B" w14:textId="02F60724" w:rsidR="00EE3D2A" w:rsidRDefault="00EE3D2A">
          <w:pPr>
            <w:pStyle w:val="Verzeichnis2"/>
            <w:tabs>
              <w:tab w:val="right" w:leader="dot" w:pos="8948"/>
            </w:tabs>
            <w:rPr>
              <w:rFonts w:eastAsiaTheme="minorEastAsia"/>
              <w:noProof/>
              <w:sz w:val="24"/>
              <w:szCs w:val="24"/>
              <w:lang w:eastAsia="de-DE"/>
            </w:rPr>
          </w:pPr>
          <w:hyperlink w:anchor="_Toc241501523" w:history="1">
            <w:r>
              <w:rPr>
                <w:rStyle w:val="Hyperlink"/>
                <w:noProof/>
              </w:rPr>
              <w:t>14.1 Version 1.0</w:t>
            </w:r>
            <w:r>
              <w:rPr>
                <w:noProof/>
              </w:rPr>
              <w:tab/>
              <w:fldChar w:fldCharType="begin"/>
              <w:instrText xml:space="preserve"> PAGEREF _Toc241501523 \h </w:instrText>
              <w:fldChar w:fldCharType="separate"/>
              <w:t>58</w:t>
              <w:fldChar w:fldCharType="end"/>
            </w:r>
          </w:hyperlink>
        </w:p>
        <w:p w14:paraId="538AB2E8" w14:textId="26049716" w:rsidR="00793731" w:rsidRDefault="00A15DA1">
          <w:r>
            <w:fldChar w:fldCharType="end"/>
          </w:r>
        </w:p>
      </w:sdtContent>
    </w:sdt>
    <w:p w14:paraId="0AFE6067" w14:textId="77777777" w:rsidR="00793731" w:rsidRDefault="00A15DA1">
      <w:r>
        <w:br w:type="page"/>
      </w:r>
    </w:p>
    <w:p w14:paraId="5BC4F508" w14:textId="5EF475D3" w:rsidR="00793731" w:rsidRDefault="00A15DA1">
      <w:pPr>
        <w:pStyle w:val="berschrift1"/>
      </w:pPr>
      <w:bookmarkStart w:id="1" w:name="_Toc241501440"/>
      <w:r>
        <w:lastRenderedPageBreak/>
        <w:t>Revisionshistorie</w:t>
      </w:r>
      <w:bookmarkEnd w:id="1"/>
    </w:p>
    <w:p w14:paraId="2DF914CA" w14:textId="77777777" w:rsidR="00793731" w:rsidRDefault="00793731">
      <w:pPr>
        <w:spacing w:after="60"/>
      </w:pPr>
    </w:p>
    <w:tbl>
      <w:tblPr>
        <w:tblStyle w:val="Tabellenraster"/>
        <w:tblW w:w="9360" w:type="dxa"/>
        <w:tblLook w:val="04A0" w:firstRow="1" w:lastRow="0" w:firstColumn="1" w:lastColumn="0" w:noHBand="0" w:noVBand="1"/>
      </w:tblPr>
      <w:tblGrid>
        <w:gridCol w:w="1200"/>
        <w:gridCol w:w="1200"/>
        <w:gridCol w:w="1600"/>
        <w:gridCol w:w="3000"/>
        <w:gridCol w:w="2360"/>
      </w:tblGrid>
      <w:tr w:rsidR="00C71491" w:rsidRPr="00187D50" w14:paraId="144BAB9B" w14:textId="77777777" w:rsidTr="00DC7041">
        <w:tc>
          <w:tcPr>
            <w:tcW w:w="1200" w:type="dxa"/>
            <w:shd w:val="clear" w:color="063D2C" w:fill="063D2C"/>
          </w:tcPr>
          <w:p w14:paraId="479F5DE7" w14:textId="77777777" w:rsidR="00793731" w:rsidRPr="00187D50" w:rsidRDefault="00A15DA1">
            <w:pPr>
              <w:rPr>
                <w:rFonts w:ascii="Noto Sans Black" w:hAnsi="Noto Sans Black" w:cs="Noto Sans Black"/>
                <w:b/>
                <w:color w:val="FFFFFF"/>
                <w:sz w:val="20"/>
              </w:rPr>
            </w:pPr>
            <w:r>
              <w:rPr>
                <w:rFonts w:ascii="Noto Sans Black" w:hAnsi="Noto Sans Black" w:cs="Noto Sans Black"/>
                <w:b/>
                <w:bCs/>
                <w:color w:val="FFFFFF"/>
                <w:sz w:val="20"/>
                <w:szCs w:val="20"/>
              </w:rPr>
              <w:t>Version</w:t>
            </w:r>
          </w:p>
        </w:tc>
        <w:tc>
          <w:tcPr>
            <w:tcW w:w="1200" w:type="dxa"/>
            <w:shd w:val="clear" w:color="063D2C" w:fill="063D2C"/>
          </w:tcPr>
          <w:p w14:paraId="47E23C90" w14:textId="77777777" w:rsidR="00793731" w:rsidRPr="00187D50" w:rsidRDefault="00A15DA1">
            <w:pPr>
              <w:rPr>
                <w:rFonts w:ascii="Noto Sans Black" w:hAnsi="Noto Sans Black" w:cs="Noto Sans Black"/>
                <w:b/>
                <w:color w:val="FFFFFF"/>
                <w:sz w:val="20"/>
              </w:rPr>
            </w:pPr>
            <w:r>
              <w:rPr>
                <w:rFonts w:ascii="Noto Sans Black" w:hAnsi="Noto Sans Black" w:cs="Noto Sans Black"/>
                <w:b/>
                <w:bCs/>
                <w:color w:val="FFFFFF"/>
                <w:sz w:val="20"/>
                <w:szCs w:val="20"/>
              </w:rPr>
              <w:t>Datum</w:t>
            </w:r>
          </w:p>
        </w:tc>
        <w:tc>
          <w:tcPr>
            <w:tcW w:w="1600" w:type="dxa"/>
            <w:shd w:val="clear" w:color="063D2C" w:fill="063D2C"/>
          </w:tcPr>
          <w:p w14:paraId="4D3A2B64" w14:textId="77777777" w:rsidR="00793731" w:rsidRPr="00187D50" w:rsidRDefault="00A15DA1">
            <w:pPr>
              <w:rPr>
                <w:rFonts w:ascii="Noto Sans Black" w:hAnsi="Noto Sans Black" w:cs="Noto Sans Black"/>
                <w:b/>
                <w:color w:val="FFFFFF"/>
                <w:sz w:val="20"/>
              </w:rPr>
            </w:pPr>
            <w:r>
              <w:rPr>
                <w:rFonts w:ascii="Noto Sans Black" w:hAnsi="Noto Sans Black" w:cs="Noto Sans Black"/>
                <w:b/>
                <w:bCs/>
                <w:color w:val="FFFFFF"/>
                <w:sz w:val="20"/>
                <w:szCs w:val="20"/>
              </w:rPr>
              <w:t>Erstellt von</w:t>
            </w:r>
          </w:p>
        </w:tc>
        <w:tc>
          <w:tcPr>
            <w:tcW w:w="3000" w:type="dxa"/>
            <w:shd w:val="clear" w:color="063D2C" w:fill="063D2C"/>
          </w:tcPr>
          <w:p w14:paraId="4B9F7551" w14:textId="77777777" w:rsidR="00793731" w:rsidRPr="00187D50" w:rsidRDefault="00A15DA1">
            <w:pPr>
              <w:rPr>
                <w:rFonts w:ascii="Noto Sans Black" w:hAnsi="Noto Sans Black" w:cs="Noto Sans Black"/>
                <w:b/>
                <w:color w:val="FFFFFF"/>
                <w:sz w:val="20"/>
              </w:rPr>
            </w:pPr>
            <w:r>
              <w:rPr>
                <w:rFonts w:ascii="Noto Sans Black" w:hAnsi="Noto Sans Black" w:cs="Noto Sans Black"/>
                <w:b/>
                <w:bCs/>
                <w:color w:val="FFFFFF"/>
                <w:sz w:val="20"/>
                <w:szCs w:val="20"/>
              </w:rPr>
              <w:t>Änderungsgrund</w:t>
            </w:r>
          </w:p>
        </w:tc>
        <w:tc>
          <w:tcPr>
            <w:tcW w:w="2360" w:type="dxa"/>
            <w:shd w:val="clear" w:color="063D2C" w:fill="063D2C"/>
          </w:tcPr>
          <w:p w14:paraId="3F648409" w14:textId="77777777" w:rsidR="00793731" w:rsidRPr="00187D50" w:rsidRDefault="00A15DA1">
            <w:pPr>
              <w:rPr>
                <w:rFonts w:ascii="Noto Sans Black" w:hAnsi="Noto Sans Black" w:cs="Noto Sans Black"/>
                <w:b/>
                <w:color w:val="FFFFFF"/>
                <w:sz w:val="20"/>
              </w:rPr>
            </w:pPr>
            <w:r>
              <w:rPr>
                <w:rFonts w:ascii="Noto Sans Black" w:hAnsi="Noto Sans Black" w:cs="Noto Sans Black"/>
                <w:b/>
                <w:bCs/>
                <w:color w:val="FFFFFF"/>
                <w:sz w:val="20"/>
                <w:szCs w:val="20"/>
              </w:rPr>
              <w:t>Freigabe durch</w:t>
            </w:r>
          </w:p>
        </w:tc>
      </w:tr>
      <w:tr w:rsidR="00C71491" w:rsidRPr="00187D50" w14:paraId="3080F080" w14:textId="77777777" w:rsidTr="00DC7041">
        <w:tc>
          <w:tcPr>
            <w:tcW w:w="1200" w:type="dxa"/>
            <w:shd w:val="clear" w:color="FFFFFF" w:fill="FFFFFF"/>
          </w:tcPr>
          <w:p w14:paraId="00DDBDDA" w14:textId="77777777" w:rsidR="00793731" w:rsidRPr="00187D50" w:rsidRDefault="00A15DA1">
            <w:pPr>
              <w:rPr>
                <w:rFonts w:ascii="Noto Sans" w:hAnsi="Noto Sans" w:cs="Noto Sans"/>
                <w:color w:val="000000"/>
                <w:sz w:val="20"/>
              </w:rPr>
            </w:pPr>
            <w:r>
              <w:rPr>
                <w:rFonts w:ascii="Noto Sans" w:hAnsi="Noto Sans" w:cs="Noto Sans"/>
                <w:color w:val="000000"/>
                <w:sz w:val="20"/>
                <w:szCs w:val="20"/>
              </w:rPr>
              <w:t>1.0</w:t>
            </w:r>
          </w:p>
        </w:tc>
        <w:tc>
          <w:tcPr>
            <w:tcW w:w="1200" w:type="dxa"/>
            <w:shd w:val="clear" w:color="FFFFFF" w:fill="FFFFFF"/>
          </w:tcPr>
          <w:p w14:paraId="55C8F28A" w14:textId="74B77231" w:rsidR="00793731" w:rsidRPr="00187D50" w:rsidRDefault="00A15DA1">
            <w:pPr>
              <w:rPr>
                <w:rFonts w:ascii="Noto Sans" w:hAnsi="Noto Sans" w:cs="Noto Sans"/>
                <w:color w:val="000000"/>
                <w:sz w:val="20"/>
              </w:rPr>
            </w:pPr>
            <w:r>
              <w:rPr>
                <w:rFonts w:ascii="Noto Sans" w:hAnsi="Noto Sans" w:cs="Noto Sans"/>
                <w:color w:val="000000"/>
                <w:sz w:val="20"/>
                <w:szCs w:val="20"/>
              </w:rPr>
              <w:t>2026</w:t>
            </w:r>
          </w:p>
        </w:tc>
        <w:tc>
          <w:tcPr>
            <w:tcW w:w="1600" w:type="dxa"/>
            <w:shd w:val="clear" w:color="FFFFFF" w:fill="FFFFFF"/>
          </w:tcPr>
          <w:p w14:paraId="190D87A1" w14:textId="46363717" w:rsidR="00793731" w:rsidRPr="00187D50" w:rsidRDefault="00120556">
            <w:pPr>
              <w:rPr>
                <w:rFonts w:ascii="Noto Sans" w:hAnsi="Noto Sans" w:cs="Noto Sans"/>
                <w:color w:val="000000"/>
                <w:sz w:val="20"/>
              </w:rPr>
            </w:pPr>
            <w:r>
              <w:rPr>
                <w:rFonts w:ascii="Noto Sans" w:hAnsi="Noto Sans" w:cs="Noto Sans"/>
                <w:color w:val="000000"/>
                <w:sz w:val="20"/>
                <w:szCs w:val="20"/>
              </w:rPr>
              <w:t>Niclas Raimund</w:t>
            </w:r>
          </w:p>
        </w:tc>
        <w:tc>
          <w:tcPr>
            <w:tcW w:w="3000" w:type="dxa"/>
            <w:shd w:val="clear" w:color="FFFFFF" w:fill="FFFFFF"/>
          </w:tcPr>
          <w:p w14:paraId="3718F538" w14:textId="77777777" w:rsidR="00793731" w:rsidRPr="00187D50" w:rsidRDefault="00A15DA1">
            <w:pPr>
              <w:rPr>
                <w:rFonts w:ascii="Noto Sans" w:hAnsi="Noto Sans" w:cs="Noto Sans"/>
                <w:color w:val="000000"/>
                <w:sz w:val="20"/>
              </w:rPr>
            </w:pPr>
            <w:r>
              <w:rPr>
                <w:rFonts w:ascii="Noto Sans" w:hAnsi="Noto Sans" w:cs="Noto Sans"/>
                <w:color w:val="000000"/>
                <w:sz w:val="20"/>
                <w:szCs w:val="20"/>
              </w:rPr>
              <w:t>Initiales Release des Handbuchs</w:t>
            </w:r>
          </w:p>
        </w:tc>
        <w:tc>
          <w:tcPr>
            <w:tcW w:w="2360" w:type="dxa"/>
            <w:shd w:val="clear" w:color="FFFFFF" w:fill="FFFFFF"/>
          </w:tcPr>
          <w:p w14:paraId="538434FE" w14:textId="7657FD91" w:rsidR="00793731" w:rsidRPr="00187D50" w:rsidRDefault="000F52D1">
            <w:pPr>
              <w:rPr>
                <w:rFonts w:ascii="Noto Sans" w:hAnsi="Noto Sans" w:cs="Noto Sans"/>
                <w:color w:val="000000"/>
                <w:sz w:val="20"/>
              </w:rPr>
            </w:pPr>
            <w:r>
              <w:rPr>
                <w:rFonts w:ascii="Noto Sans" w:hAnsi="Noto Sans" w:cs="Noto Sans"/>
                <w:color w:val="000000"/>
                <w:sz w:val="20"/>
                <w:szCs w:val="20"/>
              </w:rPr>
              <w:t>XXX</w:t>
            </w:r>
          </w:p>
        </w:tc>
      </w:tr>
    </w:tbl>
    <w:p w14:paraId="64A562E2" w14:textId="77777777" w:rsidR="00793731" w:rsidRDefault="00A15DA1">
      <w:r>
        <w:br w:type="page"/>
      </w:r>
    </w:p>
    <w:p w14:paraId="37CF6C3E" w14:textId="6ECB8DA3" w:rsidR="00793731" w:rsidRDefault="00A15DA1">
      <w:pPr>
        <w:pStyle w:val="berschrift1"/>
      </w:pPr>
      <w:bookmarkStart w:id="2" w:name="_Toc241501441"/>
      <w:r>
        <w:lastRenderedPageBreak/>
        <w:t>Abkürzungsverzeichnis</w:t>
      </w:r>
      <w:bookmarkEnd w:id="2"/>
    </w:p>
    <w:p w14:paraId="2B784ED5" w14:textId="77777777" w:rsidR="00793731" w:rsidRDefault="00793731">
      <w:pPr>
        <w:spacing w:after="60"/>
      </w:pPr>
    </w:p>
    <w:tbl>
      <w:tblPr>
        <w:tblStyle w:val="Tabellenraster"/>
        <w:tblW w:w="9360" w:type="dxa"/>
        <w:tblLook w:val="04A0" w:firstRow="1" w:lastRow="0" w:firstColumn="1" w:lastColumn="0" w:noHBand="0" w:noVBand="1"/>
      </w:tblPr>
      <w:tblGrid>
        <w:gridCol w:w="2200"/>
        <w:gridCol w:w="7160"/>
      </w:tblGrid>
      <w:tr w:rsidR="00C71491" w:rsidRPr="00187D50" w14:paraId="0AE0CFBC" w14:textId="77777777" w:rsidTr="00DC7041">
        <w:tc>
          <w:tcPr>
            <w:tcW w:w="2200" w:type="dxa"/>
            <w:shd w:val="clear" w:color="063D2C" w:fill="063D2C"/>
          </w:tcPr>
          <w:p w14:paraId="4174FFB8" w14:textId="562EBBA7" w:rsidR="00793731" w:rsidRPr="00187D50" w:rsidRDefault="00685661">
            <w:pPr>
              <w:rPr>
                <w:rFonts w:ascii="Noto Sans Black" w:hAnsi="Noto Sans Black" w:cs="Noto Sans Black"/>
                <w:b/>
                <w:color w:val="FFFFFF"/>
                <w:sz w:val="20"/>
              </w:rPr>
            </w:pPr>
            <w:r>
              <w:rPr>
                <w:rFonts w:ascii="Noto Sans Black" w:hAnsi="Noto Sans Black" w:cs="Noto Sans Black"/>
                <w:b/>
                <w:color w:val="FFFFFF"/>
                <w:sz w:val="20"/>
              </w:rPr>
              <w:t>Abkürzung</w:t>
            </w:r>
          </w:p>
        </w:tc>
        <w:tc>
          <w:tcPr>
            <w:tcW w:w="7160" w:type="dxa"/>
            <w:shd w:val="clear" w:color="063D2C" w:fill="063D2C"/>
          </w:tcPr>
          <w:p w14:paraId="4083147A" w14:textId="59E1DA38" w:rsidR="00793731" w:rsidRPr="00187D50" w:rsidRDefault="00685661">
            <w:pPr>
              <w:rPr>
                <w:rFonts w:ascii="Noto Sans Black" w:hAnsi="Noto Sans Black" w:cs="Noto Sans Black"/>
                <w:b/>
                <w:color w:val="FFFFFF"/>
                <w:sz w:val="20"/>
              </w:rPr>
            </w:pPr>
            <w:r>
              <w:rPr>
                <w:rFonts w:ascii="Noto Sans Black" w:hAnsi="Noto Sans Black" w:cs="Noto Sans Black"/>
                <w:b/>
                <w:color w:val="FFFFFF"/>
                <w:sz w:val="20"/>
              </w:rPr>
              <w:t>Bedeutung</w:t>
            </w:r>
          </w:p>
        </w:tc>
      </w:tr>
      <w:tr w:rsidR="00C71491" w:rsidRPr="00187D50" w14:paraId="7C4560B0" w14:textId="77777777" w:rsidTr="00DC7041">
        <w:tc>
          <w:tcPr>
            <w:tcW w:w="2200" w:type="dxa"/>
            <w:shd w:val="clear" w:color="FFFFFF" w:fill="FFFFFF"/>
          </w:tcPr>
          <w:p w14:paraId="6F7B8947" w14:textId="487D8D68" w:rsidR="00793731" w:rsidRPr="00187D50" w:rsidRDefault="00685661">
            <w:pPr>
              <w:rPr>
                <w:rFonts w:ascii="Noto Sans" w:hAnsi="Noto Sans" w:cs="Noto Sans"/>
                <w:color w:val="000000"/>
                <w:sz w:val="20"/>
              </w:rPr>
            </w:pPr>
            <w:r>
              <w:rPr>
                <w:rFonts w:ascii="Noto Sans" w:hAnsi="Noto Sans" w:cs="Noto Sans"/>
                <w:color w:val="000000"/>
                <w:sz w:val="20"/>
              </w:rPr>
              <w:t>AC/35</w:t>
            </w:r>
          </w:p>
        </w:tc>
        <w:tc>
          <w:tcPr>
            <w:tcW w:w="7160" w:type="dxa"/>
            <w:shd w:val="clear" w:color="FFFFFF" w:fill="FFFFFF"/>
          </w:tcPr>
          <w:p w14:paraId="714E4F11" w14:textId="13A69A50" w:rsidR="00793731" w:rsidRPr="00187D50" w:rsidRDefault="00685661">
            <w:pPr>
              <w:rPr>
                <w:rFonts w:ascii="Noto Sans" w:hAnsi="Noto Sans" w:cs="Noto Sans"/>
                <w:color w:val="000000"/>
                <w:sz w:val="20"/>
              </w:rPr>
            </w:pPr>
            <w:r>
              <w:rPr>
                <w:rFonts w:ascii="Noto Sans" w:hAnsi="Noto Sans" w:cs="Noto Sans"/>
                <w:color w:val="000000"/>
                <w:sz w:val="20"/>
              </w:rPr>
              <w:t xml:space="preserve">NATO Security Committee Directives (NATO-Direktiven zu Informationssicherheit, Personalsicherheit und Industriesicherheit)</w:t>
            </w:r>
          </w:p>
        </w:tc>
      </w:tr>
      <w:tr w:rsidR="00C71491" w:rsidRPr="00187D50" w14:paraId="39FB8235" w14:textId="77777777" w:rsidTr="00DC7041">
        <w:tc>
          <w:tcPr>
            <w:tcW w:w="2200" w:type="dxa"/>
            <w:shd w:val="clear" w:color="F4F8F5" w:fill="F4F8F5"/>
          </w:tcPr>
          <w:p w14:paraId="760201DD" w14:textId="797AA622" w:rsidR="00793731" w:rsidRPr="00187D50" w:rsidRDefault="00685661">
            <w:pPr>
              <w:rPr>
                <w:rFonts w:ascii="Noto Sans" w:hAnsi="Noto Sans" w:cs="Noto Sans"/>
                <w:color w:val="000000"/>
                <w:sz w:val="20"/>
              </w:rPr>
            </w:pPr>
            <w:r>
              <w:rPr>
                <w:rFonts w:ascii="Noto Sans" w:hAnsi="Noto Sans" w:cs="Noto Sans"/>
                <w:color w:val="000000"/>
                <w:sz w:val="20"/>
              </w:rPr>
              <w:t>ADR</w:t>
            </w:r>
          </w:p>
        </w:tc>
        <w:tc>
          <w:tcPr>
            <w:tcW w:w="7160" w:type="dxa"/>
            <w:shd w:val="clear" w:color="F4F8F5" w:fill="F4F8F5"/>
          </w:tcPr>
          <w:p w14:paraId="460E642F" w14:textId="71445398" w:rsidR="00793731" w:rsidRPr="00187D50" w:rsidRDefault="00685661">
            <w:pPr>
              <w:rPr>
                <w:rFonts w:ascii="Noto Sans" w:hAnsi="Noto Sans" w:cs="Noto Sans"/>
                <w:color w:val="000000"/>
                <w:sz w:val="20"/>
              </w:rPr>
            </w:pPr>
            <w:r>
              <w:rPr>
                <w:rFonts w:ascii="Noto Sans" w:hAnsi="Noto Sans" w:cs="Noto Sans"/>
                <w:color w:val="000000"/>
                <w:sz w:val="20"/>
              </w:rPr>
              <w:t xml:space="preserve">Accord européen relatif au transport international des marchandises Dangereuses par Route (Europäisches Übereinkommen für den Gefahrguttransport auf der Straße, Version 2025)</w:t>
            </w:r>
          </w:p>
        </w:tc>
      </w:tr>
      <w:tr w:rsidR="00C71491" w:rsidRPr="00187D50" w14:paraId="3908745A" w14:textId="77777777" w:rsidTr="00DC7041">
        <w:tc>
          <w:tcPr>
            <w:tcW w:w="2200" w:type="dxa"/>
            <w:shd w:val="clear" w:color="FFFFFF" w:fill="FFFFFF"/>
          </w:tcPr>
          <w:p w14:paraId="24172706" w14:textId="6547E820" w:rsidR="00793731" w:rsidRPr="00187D50" w:rsidRDefault="00685661">
            <w:pPr>
              <w:rPr>
                <w:rFonts w:ascii="Noto Sans" w:hAnsi="Noto Sans" w:cs="Noto Sans"/>
                <w:color w:val="000000"/>
                <w:sz w:val="20"/>
              </w:rPr>
            </w:pPr>
            <w:r>
              <w:rPr>
                <w:rFonts w:ascii="Noto Sans" w:hAnsi="Noto Sans" w:cs="Noto Sans"/>
                <w:color w:val="000000"/>
                <w:sz w:val="20"/>
              </w:rPr>
              <w:t>AI Act</w:t>
            </w:r>
          </w:p>
        </w:tc>
        <w:tc>
          <w:tcPr>
            <w:tcW w:w="7160" w:type="dxa"/>
            <w:shd w:val="clear" w:color="FFFFFF" w:fill="FFFFFF"/>
          </w:tcPr>
          <w:p w14:paraId="2740DDFC" w14:textId="12A101D9" w:rsidR="00793731" w:rsidRPr="00187D50" w:rsidRDefault="00685661">
            <w:pPr>
              <w:rPr>
                <w:rFonts w:ascii="Noto Sans" w:hAnsi="Noto Sans" w:cs="Noto Sans"/>
                <w:color w:val="000000"/>
                <w:sz w:val="20"/>
              </w:rPr>
            </w:pPr>
            <w:r>
              <w:rPr>
                <w:rFonts w:ascii="Noto Sans" w:hAnsi="Noto Sans" w:cs="Noto Sans"/>
                <w:color w:val="000000"/>
                <w:sz w:val="20"/>
              </w:rPr>
              <w:t>Verordnung (EU) 2024/1689 – EU-Verordnung über künstliche Intelligenz</w:t>
            </w:r>
          </w:p>
        </w:tc>
      </w:tr>
      <w:tr w:rsidR="00C71491" w:rsidRPr="00D539D1" w14:paraId="6C22A966" w14:textId="77777777" w:rsidTr="00DC7041">
        <w:tc>
          <w:tcPr>
            <w:tcW w:w="2200" w:type="dxa"/>
            <w:shd w:val="clear" w:color="F4F8F5" w:fill="F4F8F5"/>
          </w:tcPr>
          <w:p w14:paraId="132ECBD4" w14:textId="45D09CBA" w:rsidR="00793731" w:rsidRPr="00187D50" w:rsidRDefault="00685661">
            <w:pPr>
              <w:rPr>
                <w:rFonts w:ascii="Noto Sans" w:hAnsi="Noto Sans" w:cs="Noto Sans"/>
                <w:color w:val="000000"/>
                <w:sz w:val="20"/>
              </w:rPr>
            </w:pPr>
            <w:r>
              <w:rPr>
                <w:rFonts w:ascii="Noto Sans" w:hAnsi="Noto Sans" w:cs="Noto Sans"/>
                <w:color w:val="000000"/>
                <w:sz w:val="20"/>
              </w:rPr>
              <w:t>AMSG 719B</w:t>
            </w:r>
          </w:p>
        </w:tc>
        <w:tc>
          <w:tcPr>
            <w:tcW w:w="7160" w:type="dxa"/>
            <w:shd w:val="clear" w:color="F4F8F5" w:fill="F4F8F5"/>
          </w:tcPr>
          <w:p w14:paraId="054E377F" w14:textId="6F195C91" w:rsidR="00793731" w:rsidRPr="00187D50" w:rsidRDefault="00685661">
            <w:pPr>
              <w:rPr>
                <w:rFonts w:ascii="Noto Sans" w:hAnsi="Noto Sans" w:cs="Noto Sans"/>
                <w:color w:val="000000"/>
                <w:sz w:val="20"/>
                <w:lang w:val="en-US"/>
              </w:rPr>
            </w:pPr>
            <w:r>
              <w:rPr>
                <w:rFonts w:ascii="Noto Sans" w:hAnsi="Noto Sans" w:cs="Noto Sans"/>
                <w:color w:val="000000"/>
                <w:sz w:val="20"/>
                <w:lang w:val="en-US"/>
              </w:rPr>
              <w:t xml:space="preserve">Allied Military Security Guidelines – TEMPEST (NATO-Standard zur Abstrahlsicherheit / Compromising Emanations)</w:t>
            </w:r>
          </w:p>
        </w:tc>
      </w:tr>
      <w:tr w:rsidR="00C71491" w:rsidRPr="00187D50" w14:paraId="373E24A1" w14:textId="77777777" w:rsidTr="00DC7041">
        <w:tc>
          <w:tcPr>
            <w:tcW w:w="2200" w:type="dxa"/>
            <w:shd w:val="clear" w:color="FFFFFF" w:fill="FFFFFF"/>
          </w:tcPr>
          <w:p w14:paraId="1C3824CE" w14:textId="3B010E14" w:rsidR="00793731" w:rsidRPr="00187D50" w:rsidRDefault="00685661">
            <w:pPr>
              <w:rPr>
                <w:rFonts w:ascii="Noto Sans" w:hAnsi="Noto Sans" w:cs="Noto Sans"/>
                <w:color w:val="000000"/>
                <w:sz w:val="20"/>
              </w:rPr>
            </w:pPr>
            <w:r>
              <w:rPr>
                <w:rFonts w:ascii="Noto Sans" w:hAnsi="Noto Sans" w:cs="Noto Sans"/>
                <w:color w:val="000000"/>
                <w:sz w:val="20"/>
              </w:rPr>
              <w:t>AQAP</w:t>
            </w:r>
          </w:p>
        </w:tc>
        <w:tc>
          <w:tcPr>
            <w:tcW w:w="7160" w:type="dxa"/>
            <w:shd w:val="clear" w:color="FFFFFF" w:fill="FFFFFF"/>
          </w:tcPr>
          <w:p w14:paraId="30E8C110" w14:textId="3285E238" w:rsidR="00793731" w:rsidRPr="00187D50" w:rsidRDefault="00685661">
            <w:pPr>
              <w:rPr>
                <w:rFonts w:ascii="Noto Sans" w:hAnsi="Noto Sans" w:cs="Noto Sans"/>
                <w:color w:val="000000"/>
                <w:sz w:val="20"/>
              </w:rPr>
            </w:pPr>
            <w:r>
              <w:rPr>
                <w:rFonts w:ascii="Noto Sans" w:hAnsi="Noto Sans" w:cs="Noto Sans"/>
                <w:color w:val="000000"/>
                <w:sz w:val="20"/>
              </w:rPr>
              <w:t xml:space="preserve">Allied Quality Assurance Publication (NATO-Publikationsreihe zu Qualitätssicherungsanforderungen, z. B. AQAP 2110, 2210, 2310)</w:t>
            </w:r>
          </w:p>
        </w:tc>
      </w:tr>
      <w:tr w:rsidR="00C71491" w:rsidRPr="00187D50" w14:paraId="0DC3C391" w14:textId="77777777" w:rsidTr="00DC7041">
        <w:tc>
          <w:tcPr>
            <w:tcW w:w="2200" w:type="dxa"/>
            <w:shd w:val="clear" w:color="F4F8F5" w:fill="F4F8F5"/>
          </w:tcPr>
          <w:p w14:paraId="6D29DCA7" w14:textId="554446B9" w:rsidR="00793731" w:rsidRPr="00187D50" w:rsidRDefault="00685661">
            <w:pPr>
              <w:rPr>
                <w:rFonts w:ascii="Noto Sans" w:hAnsi="Noto Sans" w:cs="Noto Sans"/>
                <w:color w:val="000000"/>
                <w:sz w:val="20"/>
              </w:rPr>
            </w:pPr>
            <w:r>
              <w:rPr>
                <w:rFonts w:ascii="Noto Sans" w:hAnsi="Noto Sans" w:cs="Noto Sans"/>
                <w:color w:val="000000"/>
                <w:sz w:val="20"/>
              </w:rPr>
              <w:t>AS9115</w:t>
            </w:r>
          </w:p>
        </w:tc>
        <w:tc>
          <w:tcPr>
            <w:tcW w:w="7160" w:type="dxa"/>
            <w:shd w:val="clear" w:color="F4F8F5" w:fill="F4F8F5"/>
          </w:tcPr>
          <w:p w14:paraId="7A02D3B2" w14:textId="375A12E1" w:rsidR="00793731" w:rsidRPr="00187D50" w:rsidRDefault="00685661">
            <w:pPr>
              <w:rPr>
                <w:rFonts w:ascii="Noto Sans" w:hAnsi="Noto Sans" w:cs="Noto Sans"/>
                <w:color w:val="000000"/>
                <w:sz w:val="20"/>
              </w:rPr>
            </w:pPr>
            <w:r>
              <w:rPr>
                <w:rFonts w:ascii="Noto Sans" w:hAnsi="Noto Sans" w:cs="Noto Sans"/>
                <w:color w:val="000000"/>
                <w:sz w:val="20"/>
              </w:rPr>
              <w:t>Quality Management Systems – Aerospace, Software (Ergänzung zu AS9100 für Software; gemäß AQAP 2210 referenziert)</w:t>
            </w:r>
          </w:p>
        </w:tc>
      </w:tr>
      <w:tr w:rsidR="00C71491" w:rsidRPr="00187D50" w14:paraId="65C498A4" w14:textId="77777777" w:rsidTr="00DC7041">
        <w:tc>
          <w:tcPr>
            <w:tcW w:w="2200" w:type="dxa"/>
            <w:shd w:val="clear" w:color="FFFFFF" w:fill="FFFFFF"/>
          </w:tcPr>
          <w:p w14:paraId="2C6BAE65" w14:textId="15931C41" w:rsidR="00793731" w:rsidRPr="00187D50" w:rsidRDefault="00685661">
            <w:pPr>
              <w:rPr>
                <w:rFonts w:ascii="Noto Sans" w:hAnsi="Noto Sans" w:cs="Noto Sans"/>
                <w:color w:val="000000"/>
                <w:sz w:val="20"/>
              </w:rPr>
            </w:pPr>
            <w:r>
              <w:rPr>
                <w:rFonts w:ascii="Noto Sans" w:hAnsi="Noto Sans" w:cs="Noto Sans"/>
                <w:color w:val="000000"/>
                <w:sz w:val="20"/>
              </w:rPr>
              <w:t>AVV</w:t>
            </w:r>
          </w:p>
        </w:tc>
        <w:tc>
          <w:tcPr>
            <w:tcW w:w="7160" w:type="dxa"/>
            <w:shd w:val="clear" w:color="FFFFFF" w:fill="FFFFFF"/>
          </w:tcPr>
          <w:p w14:paraId="3A0E275E" w14:textId="47AFAD46" w:rsidR="00793731" w:rsidRPr="00187D50" w:rsidRDefault="00685661">
            <w:pPr>
              <w:rPr>
                <w:rFonts w:ascii="Noto Sans" w:hAnsi="Noto Sans" w:cs="Noto Sans"/>
                <w:color w:val="000000"/>
                <w:sz w:val="20"/>
              </w:rPr>
            </w:pPr>
            <w:r>
              <w:rPr>
                <w:rFonts w:ascii="Noto Sans" w:hAnsi="Noto Sans" w:cs="Noto Sans"/>
                <w:color w:val="000000"/>
                <w:sz w:val="20"/>
              </w:rPr>
              <w:t>Auftragsverarbeitungsvertrag (Vertrag gemäß Art. 28 Abs. 3 DSGVO)</w:t>
            </w:r>
          </w:p>
        </w:tc>
      </w:tr>
      <w:tr w:rsidR="00C71491" w:rsidRPr="00187D50" w14:paraId="7A6560CE" w14:textId="77777777" w:rsidTr="00DC7041">
        <w:tc>
          <w:tcPr>
            <w:tcW w:w="2200" w:type="dxa"/>
            <w:shd w:val="clear" w:color="F4F8F5" w:fill="F4F8F5"/>
          </w:tcPr>
          <w:p w14:paraId="12C4FFF3" w14:textId="39973118" w:rsidR="00793731" w:rsidRPr="00187D50" w:rsidRDefault="00685661">
            <w:pPr>
              <w:rPr>
                <w:rFonts w:ascii="Noto Sans" w:hAnsi="Noto Sans" w:cs="Noto Sans"/>
                <w:color w:val="000000"/>
                <w:sz w:val="20"/>
              </w:rPr>
            </w:pPr>
            <w:r>
              <w:rPr>
                <w:rFonts w:ascii="Noto Sans" w:hAnsi="Noto Sans" w:cs="Noto Sans"/>
                <w:color w:val="000000"/>
                <w:sz w:val="20"/>
              </w:rPr>
              <w:t>BCM</w:t>
            </w:r>
          </w:p>
        </w:tc>
        <w:tc>
          <w:tcPr>
            <w:tcW w:w="7160" w:type="dxa"/>
            <w:shd w:val="clear" w:color="F4F8F5" w:fill="F4F8F5"/>
          </w:tcPr>
          <w:p w14:paraId="2A9BCA0C" w14:textId="78433750" w:rsidR="00793731" w:rsidRPr="00187D50" w:rsidRDefault="00685661">
            <w:pPr>
              <w:rPr>
                <w:rFonts w:ascii="Noto Sans" w:hAnsi="Noto Sans" w:cs="Noto Sans"/>
                <w:color w:val="000000"/>
                <w:sz w:val="20"/>
              </w:rPr>
            </w:pPr>
            <w:r>
              <w:rPr>
                <w:rFonts w:ascii="Noto Sans" w:hAnsi="Noto Sans" w:cs="Noto Sans"/>
                <w:color w:val="000000"/>
                <w:sz w:val="20"/>
              </w:rPr>
              <w:t>Business Continuity Management (Betriebs- bzw. Geschäftskontinuitätsmanagement)</w:t>
            </w:r>
          </w:p>
        </w:tc>
      </w:tr>
      <w:tr w:rsidR="00C71491" w:rsidRPr="00187D50" w14:paraId="0EFB0F86" w14:textId="77777777" w:rsidTr="00DC7041">
        <w:tc>
          <w:tcPr>
            <w:tcW w:w="2200" w:type="dxa"/>
            <w:shd w:val="clear" w:color="FFFFFF" w:fill="FFFFFF"/>
          </w:tcPr>
          <w:p w14:paraId="4687ABDA" w14:textId="45ADF0D9" w:rsidR="00793731" w:rsidRPr="00187D50" w:rsidRDefault="00685661">
            <w:pPr>
              <w:rPr>
                <w:rFonts w:ascii="Noto Sans" w:hAnsi="Noto Sans" w:cs="Noto Sans"/>
                <w:color w:val="000000"/>
                <w:sz w:val="20"/>
              </w:rPr>
            </w:pPr>
            <w:r>
              <w:rPr>
                <w:rFonts w:ascii="Noto Sans" w:hAnsi="Noto Sans" w:cs="Noto Sans"/>
                <w:color w:val="000000"/>
                <w:sz w:val="20"/>
              </w:rPr>
              <w:t>BDSG</w:t>
            </w:r>
          </w:p>
        </w:tc>
        <w:tc>
          <w:tcPr>
            <w:tcW w:w="7160" w:type="dxa"/>
            <w:shd w:val="clear" w:color="FFFFFF" w:fill="FFFFFF"/>
          </w:tcPr>
          <w:p w14:paraId="5DD8A083" w14:textId="3CFD872E" w:rsidR="00793731" w:rsidRPr="00187D50" w:rsidRDefault="00685661">
            <w:pPr>
              <w:rPr>
                <w:rFonts w:ascii="Noto Sans" w:hAnsi="Noto Sans" w:cs="Noto Sans"/>
                <w:color w:val="000000"/>
                <w:sz w:val="20"/>
              </w:rPr>
            </w:pPr>
            <w:r>
              <w:rPr>
                <w:rFonts w:ascii="Noto Sans" w:hAnsi="Noto Sans" w:cs="Noto Sans"/>
                <w:color w:val="000000"/>
                <w:sz w:val="20"/>
              </w:rPr>
              <w:t>Bundesdatenschutzgesetz (ergänzt die DSGVO auf nationaler Ebene)</w:t>
            </w:r>
          </w:p>
        </w:tc>
      </w:tr>
      <w:tr w:rsidR="00263FA5" w:rsidRPr="00187D50" w14:paraId="1F8F2E30" w14:textId="77777777" w:rsidTr="00DC7041">
        <w:tc>
          <w:tcPr>
            <w:tcW w:w="2200" w:type="dxa"/>
            <w:shd w:val="clear" w:color="F4F8F5" w:fill="F4F8F5"/>
          </w:tcPr>
          <w:p w14:paraId="39FE2F9D" w14:textId="0CA9C137" w:rsidR="00263FA5" w:rsidRPr="00187D50" w:rsidRDefault="00263FA5">
            <w:pPr>
              <w:rPr>
                <w:rFonts w:ascii="Noto Sans" w:hAnsi="Noto Sans" w:cs="Noto Sans"/>
                <w:color w:val="000000"/>
                <w:sz w:val="20"/>
              </w:rPr>
            </w:pPr>
            <w:r>
              <w:rPr>
                <w:rFonts w:ascii="Noto Sans" w:hAnsi="Noto Sans" w:cs="Noto Sans"/>
                <w:color w:val="000000"/>
                <w:sz w:val="20"/>
              </w:rPr>
              <w:t>BMWE</w:t>
            </w:r>
          </w:p>
        </w:tc>
        <w:tc>
          <w:tcPr>
            <w:tcW w:w="7160" w:type="dxa"/>
            <w:shd w:val="clear" w:color="F4F8F5" w:fill="F4F8F5"/>
          </w:tcPr>
          <w:p w14:paraId="67757179" w14:textId="0D5008A1" w:rsidR="00263FA5" w:rsidRPr="00187D50" w:rsidRDefault="00263FA5">
            <w:pPr>
              <w:rPr>
                <w:rFonts w:ascii="Noto Sans" w:hAnsi="Noto Sans" w:cs="Noto Sans"/>
                <w:color w:val="000000"/>
                <w:sz w:val="20"/>
              </w:rPr>
            </w:pPr>
            <w:r>
              <w:rPr>
                <w:rFonts w:ascii="Noto Sans" w:hAnsi="Noto Sans" w:cs="Noto Sans"/>
                <w:color w:val="000000"/>
                <w:sz w:val="20"/>
              </w:rPr>
              <w:t>Bundesministerium für Wirtschaft und Energie</w:t>
            </w:r>
          </w:p>
        </w:tc>
      </w:tr>
      <w:tr w:rsidR="00C71491" w:rsidRPr="00187D50" w14:paraId="21F15E4D" w14:textId="77777777" w:rsidTr="00DC7041">
        <w:tc>
          <w:tcPr>
            <w:tcW w:w="2200" w:type="dxa"/>
            <w:shd w:val="clear" w:color="FFFFFF" w:fill="FFFFFF"/>
          </w:tcPr>
          <w:p w14:paraId="46D18C14" w14:textId="6537BB16" w:rsidR="00793731" w:rsidRPr="00187D50" w:rsidRDefault="00685661">
            <w:pPr>
              <w:rPr>
                <w:rFonts w:ascii="Noto Sans" w:hAnsi="Noto Sans" w:cs="Noto Sans"/>
                <w:color w:val="000000"/>
                <w:sz w:val="20"/>
              </w:rPr>
            </w:pPr>
            <w:r>
              <w:rPr>
                <w:rFonts w:ascii="Noto Sans" w:hAnsi="Noto Sans" w:cs="Noto Sans"/>
                <w:color w:val="000000"/>
                <w:sz w:val="20"/>
              </w:rPr>
              <w:t>BSI</w:t>
            </w:r>
          </w:p>
        </w:tc>
        <w:tc>
          <w:tcPr>
            <w:tcW w:w="7160" w:type="dxa"/>
            <w:shd w:val="clear" w:color="FFFFFF" w:fill="FFFFFF"/>
          </w:tcPr>
          <w:p w14:paraId="6FF7BE3E" w14:textId="261130DB" w:rsidR="00793731" w:rsidRPr="00187D50" w:rsidRDefault="00685661">
            <w:pPr>
              <w:rPr>
                <w:rFonts w:ascii="Noto Sans" w:hAnsi="Noto Sans" w:cs="Noto Sans"/>
                <w:color w:val="000000"/>
                <w:sz w:val="20"/>
              </w:rPr>
            </w:pPr>
            <w:r>
              <w:rPr>
                <w:rFonts w:ascii="Noto Sans" w:hAnsi="Noto Sans" w:cs="Noto Sans"/>
                <w:color w:val="000000"/>
                <w:sz w:val="20"/>
              </w:rPr>
              <w:t>Bundesamt für Sicherheit in der Informationstechnik (deutsche Cybersicherheits-Behörde)</w:t>
            </w:r>
          </w:p>
        </w:tc>
      </w:tr>
      <w:tr w:rsidR="00C71491" w:rsidRPr="00187D50" w14:paraId="083ED4CE" w14:textId="77777777" w:rsidTr="00DC7041">
        <w:tc>
          <w:tcPr>
            <w:tcW w:w="2200" w:type="dxa"/>
            <w:shd w:val="clear" w:color="F4F8F5" w:fill="F4F8F5"/>
          </w:tcPr>
          <w:p w14:paraId="53BA24BC" w14:textId="7C8C10AE" w:rsidR="00793731" w:rsidRPr="00187D50" w:rsidRDefault="00685661">
            <w:pPr>
              <w:rPr>
                <w:rFonts w:ascii="Noto Sans" w:hAnsi="Noto Sans" w:cs="Noto Sans"/>
                <w:color w:val="000000"/>
                <w:sz w:val="20"/>
              </w:rPr>
            </w:pPr>
            <w:r>
              <w:rPr>
                <w:rFonts w:ascii="Noto Sans" w:hAnsi="Noto Sans" w:cs="Noto Sans"/>
                <w:color w:val="000000"/>
                <w:sz w:val="20"/>
              </w:rPr>
              <w:t>BSI C5</w:t>
            </w:r>
          </w:p>
        </w:tc>
        <w:tc>
          <w:tcPr>
            <w:tcW w:w="7160" w:type="dxa"/>
            <w:shd w:val="clear" w:color="F4F8F5" w:fill="F4F8F5"/>
          </w:tcPr>
          <w:p w14:paraId="272015DE" w14:textId="26DE9B25" w:rsidR="00793731" w:rsidRPr="00187D50" w:rsidRDefault="00685661">
            <w:pPr>
              <w:rPr>
                <w:rFonts w:ascii="Noto Sans" w:hAnsi="Noto Sans" w:cs="Noto Sans"/>
                <w:color w:val="000000"/>
                <w:sz w:val="20"/>
              </w:rPr>
            </w:pPr>
            <w:r>
              <w:rPr>
                <w:rFonts w:ascii="Noto Sans" w:hAnsi="Noto Sans" w:cs="Noto Sans"/>
                <w:color w:val="000000"/>
                <w:sz w:val="20"/>
              </w:rPr>
              <w:t xml:space="preserve">Cloud Computing Compliance Criteria Catalogue (BSI-Kriterienkatalog für Cloud-Dienste, Version 2026)</w:t>
            </w:r>
          </w:p>
        </w:tc>
      </w:tr>
      <w:tr w:rsidR="00C71491" w:rsidRPr="00187D50" w14:paraId="7962ED61" w14:textId="77777777" w:rsidTr="00DC7041">
        <w:tc>
          <w:tcPr>
            <w:tcW w:w="2200" w:type="dxa"/>
            <w:shd w:val="clear" w:color="FFFFFF" w:fill="FFFFFF"/>
          </w:tcPr>
          <w:p w14:paraId="62C45596" w14:textId="65D537AB" w:rsidR="00793731" w:rsidRPr="00187D50" w:rsidRDefault="00685661">
            <w:pPr>
              <w:rPr>
                <w:rFonts w:ascii="Noto Sans" w:hAnsi="Noto Sans" w:cs="Noto Sans"/>
                <w:color w:val="000000"/>
                <w:sz w:val="20"/>
              </w:rPr>
            </w:pPr>
            <w:r>
              <w:rPr>
                <w:rFonts w:ascii="Noto Sans" w:hAnsi="Noto Sans" w:cs="Noto Sans"/>
                <w:color w:val="000000"/>
                <w:sz w:val="20"/>
              </w:rPr>
              <w:t>BSI TR-02102</w:t>
            </w:r>
          </w:p>
        </w:tc>
        <w:tc>
          <w:tcPr>
            <w:tcW w:w="7160" w:type="dxa"/>
            <w:shd w:val="clear" w:color="FFFFFF" w:fill="FFFFFF"/>
          </w:tcPr>
          <w:p w14:paraId="21143ABA" w14:textId="3FC58778" w:rsidR="00793731" w:rsidRPr="00187D50" w:rsidRDefault="00685661">
            <w:pPr>
              <w:rPr>
                <w:rFonts w:ascii="Noto Sans" w:hAnsi="Noto Sans" w:cs="Noto Sans"/>
                <w:color w:val="000000"/>
                <w:sz w:val="20"/>
              </w:rPr>
            </w:pPr>
            <w:r>
              <w:rPr>
                <w:rFonts w:ascii="Noto Sans" w:hAnsi="Noto Sans" w:cs="Noto Sans"/>
                <w:color w:val="000000"/>
                <w:sz w:val="20"/>
              </w:rPr>
              <w:t>Kryptographische Verfahren: Empfehlungen und Schlüssellängen (BSI Technische Richtlinie zur Kryptografie)</w:t>
            </w:r>
          </w:p>
        </w:tc>
      </w:tr>
      <w:tr w:rsidR="00C71491" w:rsidRPr="00D539D1" w14:paraId="3261FA18" w14:textId="77777777" w:rsidTr="00DC7041">
        <w:tc>
          <w:tcPr>
            <w:tcW w:w="2200" w:type="dxa"/>
            <w:shd w:val="clear" w:color="F4F8F5" w:fill="F4F8F5"/>
          </w:tcPr>
          <w:p w14:paraId="314AF5BE" w14:textId="17EAD319" w:rsidR="00793731" w:rsidRPr="00187D50" w:rsidRDefault="00685661">
            <w:pPr>
              <w:rPr>
                <w:rFonts w:ascii="Noto Sans" w:hAnsi="Noto Sans" w:cs="Noto Sans"/>
                <w:color w:val="000000"/>
                <w:sz w:val="20"/>
              </w:rPr>
            </w:pPr>
            <w:r>
              <w:rPr>
                <w:rFonts w:ascii="Noto Sans" w:hAnsi="Noto Sans" w:cs="Noto Sans"/>
                <w:color w:val="000000"/>
                <w:sz w:val="20"/>
              </w:rPr>
              <w:t>BSI TR-03183</w:t>
            </w:r>
          </w:p>
        </w:tc>
        <w:tc>
          <w:tcPr>
            <w:tcW w:w="7160" w:type="dxa"/>
            <w:shd w:val="clear" w:color="F4F8F5" w:fill="F4F8F5"/>
          </w:tcPr>
          <w:p w14:paraId="23C23CDD" w14:textId="26B12B05" w:rsidR="00793731" w:rsidRPr="00187D50" w:rsidRDefault="00685661">
            <w:pPr>
              <w:rPr>
                <w:rFonts w:ascii="Noto Sans" w:hAnsi="Noto Sans" w:cs="Noto Sans"/>
                <w:color w:val="000000"/>
                <w:sz w:val="20"/>
                <w:lang w:val="en-US"/>
              </w:rPr>
            </w:pPr>
            <w:r>
              <w:rPr>
                <w:rFonts w:ascii="Noto Sans" w:hAnsi="Noto Sans" w:cs="Noto Sans"/>
                <w:color w:val="000000"/>
                <w:sz w:val="20"/>
                <w:lang w:val="en-US"/>
              </w:rPr>
              <w:t xml:space="preserve">Cyber Resilience Requirements for Manufacturers and Products (BSI-Richtlinie zur Umsetzung des Cyber Resilience Act)</w:t>
            </w:r>
          </w:p>
        </w:tc>
      </w:tr>
      <w:tr w:rsidR="00C71491" w:rsidRPr="00187D50" w14:paraId="4C7B48A1" w14:textId="77777777" w:rsidTr="00DC7041">
        <w:tc>
          <w:tcPr>
            <w:tcW w:w="2200" w:type="dxa"/>
            <w:shd w:val="clear" w:color="FFFFFF" w:fill="FFFFFF"/>
          </w:tcPr>
          <w:p w14:paraId="05C491F7" w14:textId="75CC167C" w:rsidR="00793731" w:rsidRPr="00187D50" w:rsidRDefault="00685661">
            <w:pPr>
              <w:rPr>
                <w:rFonts w:ascii="Noto Sans" w:hAnsi="Noto Sans" w:cs="Noto Sans"/>
                <w:color w:val="000000"/>
                <w:sz w:val="20"/>
              </w:rPr>
            </w:pPr>
            <w:r>
              <w:rPr>
                <w:rFonts w:ascii="Noto Sans" w:hAnsi="Noto Sans" w:cs="Noto Sans"/>
                <w:color w:val="000000"/>
                <w:sz w:val="20"/>
              </w:rPr>
              <w:t>BSIG</w:t>
            </w:r>
          </w:p>
        </w:tc>
        <w:tc>
          <w:tcPr>
            <w:tcW w:w="7160" w:type="dxa"/>
            <w:shd w:val="clear" w:color="FFFFFF" w:fill="FFFFFF"/>
          </w:tcPr>
          <w:p w14:paraId="612058D1" w14:textId="318791AD" w:rsidR="00793731" w:rsidRPr="00187D50" w:rsidRDefault="00685661">
            <w:pPr>
              <w:rPr>
                <w:rFonts w:ascii="Noto Sans" w:hAnsi="Noto Sans" w:cs="Noto Sans"/>
                <w:color w:val="000000"/>
                <w:sz w:val="20"/>
              </w:rPr>
            </w:pPr>
            <w:r>
              <w:rPr>
                <w:rFonts w:ascii="Noto Sans" w:hAnsi="Noto Sans" w:cs="Noto Sans"/>
                <w:color w:val="000000"/>
                <w:sz w:val="20"/>
              </w:rPr>
              <w:t>BSI-Gesetz (Gesetz über das Bundesamt für Sicherheit in der Informationstechnik)</w:t>
            </w:r>
          </w:p>
        </w:tc>
      </w:tr>
      <w:tr w:rsidR="00C71491" w:rsidRPr="00187D50" w14:paraId="3CC8CB80" w14:textId="77777777" w:rsidTr="00DC7041">
        <w:tc>
          <w:tcPr>
            <w:tcW w:w="2200" w:type="dxa"/>
            <w:shd w:val="clear" w:color="F4F8F5" w:fill="F4F8F5"/>
          </w:tcPr>
          <w:p w14:paraId="54FA7C1B" w14:textId="38EC72CA" w:rsidR="00793731" w:rsidRPr="00187D50" w:rsidRDefault="00685661">
            <w:pPr>
              <w:rPr>
                <w:rFonts w:ascii="Noto Sans" w:hAnsi="Noto Sans" w:cs="Noto Sans"/>
                <w:color w:val="000000"/>
                <w:sz w:val="20"/>
              </w:rPr>
            </w:pPr>
            <w:r>
              <w:rPr>
                <w:rFonts w:ascii="Noto Sans" w:hAnsi="Noto Sans" w:cs="Noto Sans"/>
                <w:color w:val="000000"/>
                <w:sz w:val="20"/>
              </w:rPr>
              <w:t>BfDI</w:t>
            </w:r>
          </w:p>
        </w:tc>
        <w:tc>
          <w:tcPr>
            <w:tcW w:w="7160" w:type="dxa"/>
            <w:shd w:val="clear" w:color="F4F8F5" w:fill="F4F8F5"/>
          </w:tcPr>
          <w:p w14:paraId="2877F9D1" w14:textId="61FC7A29" w:rsidR="00793731" w:rsidRPr="00187D50" w:rsidRDefault="00685661">
            <w:pPr>
              <w:rPr>
                <w:rFonts w:ascii="Noto Sans" w:hAnsi="Noto Sans" w:cs="Noto Sans"/>
                <w:color w:val="000000"/>
                <w:sz w:val="20"/>
              </w:rPr>
            </w:pPr>
            <w:r>
              <w:rPr>
                <w:rFonts w:ascii="Noto Sans" w:hAnsi="Noto Sans" w:cs="Noto Sans"/>
                <w:color w:val="000000"/>
                <w:sz w:val="20"/>
              </w:rPr>
              <w:t>Bundesbeauftragte/r für den Datenschutz und die Informationsfreiheit (Bundesdatenschutz-Aufsichtsbehörde gemäß § 8 BDSG)</w:t>
            </w:r>
          </w:p>
        </w:tc>
      </w:tr>
      <w:tr w:rsidR="00C71491" w:rsidRPr="00187D50" w14:paraId="21DAF8A5" w14:textId="77777777" w:rsidTr="00DC7041">
        <w:tc>
          <w:tcPr>
            <w:tcW w:w="2200" w:type="dxa"/>
            <w:shd w:val="clear" w:color="FFFFFF" w:fill="FFFFFF"/>
          </w:tcPr>
          <w:p w14:paraId="263DEC4B" w14:textId="551B4969" w:rsidR="00793731" w:rsidRPr="00187D50" w:rsidRDefault="00D10A34">
            <w:pPr>
              <w:rPr>
                <w:rFonts w:ascii="Noto Sans" w:hAnsi="Noto Sans" w:cs="Noto Sans"/>
                <w:color w:val="000000"/>
                <w:sz w:val="20"/>
              </w:rPr>
            </w:pPr>
            <w:r>
              <w:rPr>
                <w:rFonts w:ascii="Noto Sans" w:hAnsi="Noto Sans" w:cs="Noto Sans"/>
                <w:color w:val="000000"/>
                <w:sz w:val="20"/>
              </w:rPr>
              <w:t>CADIS</w:t>
            </w:r>
            <w:r>
              <w:rPr>
                <w:rFonts w:ascii="Noto Sans" w:hAnsi="Noto Sans" w:cs="Noto Sans"/>
                <w:color w:val="000000"/>
                <w:sz w:val="20"/>
                <w:vertAlign w:val="superscript"/>
              </w:rPr>
              <w:t>®</w:t>
            </w:r>
          </w:p>
        </w:tc>
        <w:tc>
          <w:tcPr>
            <w:tcW w:w="7160" w:type="dxa"/>
            <w:shd w:val="clear" w:color="FFFFFF" w:fill="FFFFFF"/>
          </w:tcPr>
          <w:p w14:paraId="309EC9F2" w14:textId="1FA93B9B" w:rsidR="00793731" w:rsidRPr="00187D50" w:rsidRDefault="00685661">
            <w:pPr>
              <w:rPr>
                <w:rFonts w:ascii="Noto Sans" w:hAnsi="Noto Sans" w:cs="Noto Sans"/>
                <w:color w:val="000000"/>
                <w:sz w:val="20"/>
              </w:rPr>
            </w:pPr>
            <w:r>
              <w:rPr>
                <w:rFonts w:ascii="Noto Sans" w:hAnsi="Noto Sans" w:cs="Noto Sans"/>
                <w:color w:val="000000"/>
                <w:sz w:val="20"/>
              </w:rPr>
              <w:t xml:space="preserve">Cybersecurity Assessment for Defence Industry Suppliers (Prüfverfahren dieses Katalogs zur Bewertung der Cyberresilienz von Zulieferern der Verteidigungs- und Rüstungsindustrie)</w:t>
            </w:r>
          </w:p>
        </w:tc>
      </w:tr>
      <w:tr w:rsidR="00C71491" w:rsidRPr="00187D50" w14:paraId="4D4C9B82" w14:textId="77777777" w:rsidTr="00DC7041">
        <w:tc>
          <w:tcPr>
            <w:tcW w:w="2200" w:type="dxa"/>
            <w:shd w:val="clear" w:color="F4F8F5" w:fill="F4F8F5"/>
          </w:tcPr>
          <w:p w14:paraId="223B107D" w14:textId="3A6078F5" w:rsidR="00793731" w:rsidRPr="00187D50" w:rsidRDefault="00685661">
            <w:pPr>
              <w:rPr>
                <w:rFonts w:ascii="Noto Sans" w:hAnsi="Noto Sans" w:cs="Noto Sans"/>
                <w:color w:val="000000"/>
                <w:sz w:val="20"/>
              </w:rPr>
            </w:pPr>
            <w:r>
              <w:rPr>
                <w:rFonts w:ascii="Noto Sans" w:hAnsi="Noto Sans" w:cs="Noto Sans"/>
                <w:color w:val="000000"/>
                <w:sz w:val="20"/>
              </w:rPr>
              <w:t>CIS Controls</w:t>
            </w:r>
          </w:p>
        </w:tc>
        <w:tc>
          <w:tcPr>
            <w:tcW w:w="7160" w:type="dxa"/>
            <w:shd w:val="clear" w:color="F4F8F5" w:fill="F4F8F5"/>
          </w:tcPr>
          <w:p w14:paraId="4EF4524B" w14:textId="220D2C11" w:rsidR="00793731" w:rsidRPr="00187D50" w:rsidRDefault="00685661">
            <w:pPr>
              <w:rPr>
                <w:rFonts w:ascii="Noto Sans" w:hAnsi="Noto Sans" w:cs="Noto Sans"/>
                <w:color w:val="000000"/>
                <w:sz w:val="20"/>
              </w:rPr>
            </w:pPr>
            <w:r>
              <w:rPr>
                <w:rFonts w:ascii="Noto Sans" w:hAnsi="Noto Sans" w:cs="Noto Sans"/>
                <w:color w:val="000000"/>
                <w:sz w:val="20"/>
              </w:rPr>
              <w:t xml:space="preserve">Center for Internet Security Controls v8 (konsensbasierte Kontrollen für Cybersicherheit)</w:t>
            </w:r>
          </w:p>
        </w:tc>
      </w:tr>
      <w:tr w:rsidR="00C71491" w:rsidRPr="00187D50" w14:paraId="65692558" w14:textId="77777777" w:rsidTr="00DC7041">
        <w:tc>
          <w:tcPr>
            <w:tcW w:w="2200" w:type="dxa"/>
            <w:shd w:val="clear" w:color="F4F8F5" w:fill="F4F8F5"/>
          </w:tcPr>
          <w:p w14:paraId="1507B29F" w14:textId="77777777" w:rsidR="003342AC" w:rsidRDefault="00D539D1">
            <w:pPr>
              <w:rPr>
                <w:rFonts w:ascii="Noto Sans" w:hAnsi="Noto Sans" w:cs="Noto Sans"/>
                <w:color w:val="000000"/>
                <w:sz w:val="20"/>
              </w:rPr>
            </w:pPr>
            <w:r>
              <w:rPr>
                <w:rFonts w:ascii="Noto Sans" w:hAnsi="Noto Sans" w:cs="Noto Sans"/>
                <w:color w:val="000000"/>
                <w:sz w:val="20"/>
              </w:rPr>
              <w:t>CISA</w:t>
            </w:r>
          </w:p>
        </w:tc>
        <w:tc>
          <w:tcPr>
            <w:tcW w:w="7160" w:type="dxa"/>
            <w:shd w:val="clear" w:color="F4F8F5" w:fill="F4F8F5"/>
          </w:tcPr>
          <w:p w14:paraId="635C4252" w14:textId="77777777" w:rsidR="003342AC" w:rsidRDefault="00D539D1">
            <w:pPr>
              <w:rPr>
                <w:rFonts w:ascii="Noto Sans" w:hAnsi="Noto Sans" w:cs="Noto Sans"/>
                <w:color w:val="000000"/>
                <w:sz w:val="20"/>
              </w:rPr>
            </w:pPr>
            <w:r>
              <w:rPr>
                <w:rFonts w:ascii="Noto Sans" w:hAnsi="Noto Sans" w:cs="Noto Sans"/>
                <w:color w:val="000000"/>
                <w:sz w:val="20"/>
              </w:rPr>
              <w:t xml:space="preserve">Certified Information Systems Auditor (ISACA-Zertifizierung für IT-Prüfer)</w:t>
            </w:r>
          </w:p>
        </w:tc>
      </w:tr>
      <w:tr w:rsidR="00C71491" w:rsidRPr="00187D50" w14:paraId="3BC7DCA1" w14:textId="77777777" w:rsidTr="00DC7041">
        <w:tc>
          <w:tcPr>
            <w:tcW w:w="2200" w:type="dxa"/>
            <w:shd w:val="clear" w:color="F4F8F5" w:fill="F4F8F5"/>
          </w:tcPr>
          <w:p w14:paraId="0DCA8DD8" w14:textId="77777777" w:rsidR="003342AC" w:rsidRDefault="00D539D1">
            <w:pPr>
              <w:rPr>
                <w:rFonts w:ascii="Noto Sans" w:hAnsi="Noto Sans" w:cs="Noto Sans"/>
                <w:color w:val="000000"/>
                <w:sz w:val="20"/>
              </w:rPr>
            </w:pPr>
            <w:r>
              <w:rPr>
                <w:rFonts w:ascii="Noto Sans" w:hAnsi="Noto Sans" w:cs="Noto Sans"/>
                <w:color w:val="000000"/>
                <w:sz w:val="20"/>
              </w:rPr>
              <w:t>CISM</w:t>
            </w:r>
          </w:p>
        </w:tc>
        <w:tc>
          <w:tcPr>
            <w:tcW w:w="7160" w:type="dxa"/>
            <w:shd w:val="clear" w:color="F4F8F5" w:fill="F4F8F5"/>
          </w:tcPr>
          <w:p w14:paraId="2EB04806" w14:textId="77777777" w:rsidR="003342AC" w:rsidRDefault="00D539D1">
            <w:pPr>
              <w:rPr>
                <w:rFonts w:ascii="Noto Sans" w:hAnsi="Noto Sans" w:cs="Noto Sans"/>
                <w:color w:val="000000"/>
                <w:sz w:val="20"/>
              </w:rPr>
            </w:pPr>
            <w:r>
              <w:rPr>
                <w:rFonts w:ascii="Noto Sans" w:hAnsi="Noto Sans" w:cs="Noto Sans"/>
                <w:color w:val="000000"/>
                <w:sz w:val="20"/>
              </w:rPr>
              <w:t>Certified Information Security Manager (ISACA-Zertifizierung für das Informationssicherheitsmanagement)</w:t>
            </w:r>
          </w:p>
        </w:tc>
      </w:tr>
      <w:tr w:rsidR="006D6423" w:rsidRPr="00187D50" w14:paraId="558EF34E" w14:textId="77777777" w:rsidTr="00DC7041">
        <w:tc>
          <w:tcPr>
            <w:tcW w:w="2200" w:type="dxa"/>
            <w:shd w:val="clear" w:color="FFFFFF" w:fill="FFFFFF"/>
          </w:tcPr>
          <w:p w14:paraId="225D1D60" w14:textId="6E605294" w:rsidR="006D6423" w:rsidRPr="00187D50" w:rsidRDefault="00685661">
            <w:pPr>
              <w:rPr>
                <w:rFonts w:ascii="Noto Sans" w:hAnsi="Noto Sans" w:cs="Noto Sans"/>
                <w:color w:val="000000"/>
                <w:sz w:val="20"/>
                <w:szCs w:val="20"/>
              </w:rPr>
            </w:pPr>
            <w:r>
              <w:rPr>
                <w:rFonts w:ascii="Noto Sans" w:hAnsi="Noto Sans" w:cs="Noto Sans"/>
                <w:color w:val="000000"/>
                <w:sz w:val="20"/>
                <w:szCs w:val="20"/>
              </w:rPr>
              <w:t>CISO</w:t>
            </w:r>
          </w:p>
        </w:tc>
        <w:tc>
          <w:tcPr>
            <w:tcW w:w="7160" w:type="dxa"/>
            <w:shd w:val="clear" w:color="FFFFFF" w:fill="FFFFFF"/>
          </w:tcPr>
          <w:p w14:paraId="693C9E3A" w14:textId="004CDFC5" w:rsidR="006D6423" w:rsidRPr="00187D50" w:rsidRDefault="00685661">
            <w:pPr>
              <w:rPr>
                <w:rFonts w:ascii="Noto Sans" w:hAnsi="Noto Sans" w:cs="Noto Sans"/>
                <w:color w:val="000000"/>
                <w:sz w:val="20"/>
                <w:szCs w:val="20"/>
              </w:rPr>
            </w:pPr>
            <w:r>
              <w:rPr>
                <w:rFonts w:ascii="Noto Sans" w:hAnsi="Noto Sans" w:cs="Noto Sans"/>
                <w:color w:val="000000"/>
                <w:sz w:val="20"/>
                <w:szCs w:val="20"/>
              </w:rPr>
              <w:t>Chief Information Security Officer (oberste Führungsverantwortung für Informationssicherheit auf Unternehmensebene)</w:t>
            </w:r>
          </w:p>
        </w:tc>
      </w:tr>
      <w:tr w:rsidR="00DC4AF7" w:rsidRPr="00D539D1" w14:paraId="5FE427CC" w14:textId="77777777" w:rsidTr="00DC7041">
        <w:tc>
          <w:tcPr>
            <w:tcW w:w="2200" w:type="dxa"/>
            <w:shd w:val="clear" w:color="F4F8F5" w:fill="F4F8F5"/>
          </w:tcPr>
          <w:p w14:paraId="2D1A36B2" w14:textId="2031408A" w:rsidR="00DC4AF7" w:rsidRPr="00187D50" w:rsidRDefault="00685661">
            <w:pPr>
              <w:rPr>
                <w:rFonts w:ascii="Noto Sans" w:hAnsi="Noto Sans" w:cs="Noto Sans"/>
                <w:color w:val="000000"/>
                <w:sz w:val="20"/>
                <w:szCs w:val="20"/>
              </w:rPr>
            </w:pPr>
            <w:r>
              <w:rPr>
                <w:rFonts w:ascii="Noto Sans" w:hAnsi="Noto Sans" w:cs="Noto Sans"/>
                <w:color w:val="000000"/>
                <w:sz w:val="20"/>
                <w:szCs w:val="20"/>
              </w:rPr>
              <w:t>CMMC</w:t>
            </w:r>
          </w:p>
        </w:tc>
        <w:tc>
          <w:tcPr>
            <w:tcW w:w="7160" w:type="dxa"/>
            <w:shd w:val="clear" w:color="F4F8F5" w:fill="F4F8F5"/>
          </w:tcPr>
          <w:p w14:paraId="61B10A47" w14:textId="1C85BBEA" w:rsidR="00DC4AF7" w:rsidRPr="00187D50" w:rsidRDefault="00685661">
            <w:pPr>
              <w:rPr>
                <w:rFonts w:ascii="Noto Sans" w:hAnsi="Noto Sans" w:cs="Noto Sans"/>
                <w:color w:val="000000"/>
                <w:sz w:val="20"/>
                <w:szCs w:val="20"/>
                <w:lang w:val="en-US"/>
              </w:rPr>
            </w:pPr>
            <w:r>
              <w:rPr>
                <w:rFonts w:ascii="Noto Sans" w:hAnsi="Noto Sans" w:cs="Noto Sans"/>
                <w:color w:val="000000"/>
                <w:sz w:val="20"/>
                <w:szCs w:val="20"/>
                <w:lang w:val="en-US"/>
              </w:rPr>
              <w:t>Cybersecurity Maturity Model Certification (US-Verteidigungsindustrie-Reifegradmodell, Version 2.0)</w:t>
            </w:r>
          </w:p>
        </w:tc>
      </w:tr>
      <w:tr w:rsidR="00263FA5" w:rsidRPr="00187D50" w14:paraId="52809E6C" w14:textId="77777777" w:rsidTr="00DC7041">
        <w:tc>
          <w:tcPr>
            <w:tcW w:w="2200" w:type="dxa"/>
            <w:shd w:val="clear" w:color="FFFFFF" w:fill="FFFFFF"/>
          </w:tcPr>
          <w:p w14:paraId="05395455" w14:textId="2B4A6423" w:rsidR="00263FA5" w:rsidRPr="00187D50" w:rsidRDefault="00263FA5">
            <w:pPr>
              <w:rPr>
                <w:rFonts w:ascii="Noto Sans" w:hAnsi="Noto Sans" w:cs="Noto Sans"/>
                <w:color w:val="000000"/>
                <w:sz w:val="20"/>
                <w:szCs w:val="20"/>
              </w:rPr>
            </w:pPr>
            <w:r>
              <w:rPr>
                <w:rFonts w:ascii="Noto Sans" w:hAnsi="Noto Sans" w:cs="Noto Sans"/>
                <w:color w:val="000000"/>
                <w:sz w:val="20"/>
                <w:szCs w:val="20"/>
              </w:rPr>
              <w:lastRenderedPageBreak/>
              <w:t>CON.11.1 / CON.11.2</w:t>
            </w:r>
          </w:p>
        </w:tc>
        <w:tc>
          <w:tcPr>
            <w:tcW w:w="7160" w:type="dxa"/>
            <w:shd w:val="clear" w:color="FFFFFF" w:fill="FFFFFF"/>
          </w:tcPr>
          <w:p w14:paraId="0364F110" w14:textId="5FF05074" w:rsidR="00263FA5" w:rsidRPr="00187D50" w:rsidRDefault="00263FA5">
            <w:pPr>
              <w:rPr>
                <w:rFonts w:ascii="Noto Sans" w:hAnsi="Noto Sans" w:cs="Noto Sans"/>
                <w:color w:val="000000"/>
                <w:sz w:val="20"/>
                <w:szCs w:val="20"/>
              </w:rPr>
            </w:pPr>
            <w:r>
              <w:rPr>
                <w:rFonts w:ascii="Noto Sans" w:hAnsi="Noto Sans" w:cs="Noto Sans"/>
                <w:color w:val="000000"/>
                <w:sz w:val="20"/>
                <w:szCs w:val="20"/>
              </w:rPr>
              <w:t>Bausteine der Schicht CON (Konzepte und Vorgehensweisen) des BSI IT-Grundschutz-Kompendiums; CON.11.1 = Geheimschutz VS-NfD, CON.11.2 = Geheimschutz VS-VERTRAULICH oder höher</w:t>
            </w:r>
          </w:p>
        </w:tc>
      </w:tr>
      <w:tr w:rsidR="00DC4AF7" w:rsidRPr="00187D50" w14:paraId="005C8FDF" w14:textId="77777777" w:rsidTr="00DC7041">
        <w:tc>
          <w:tcPr>
            <w:tcW w:w="2200" w:type="dxa"/>
            <w:shd w:val="clear" w:color="F4F8F5" w:fill="F4F8F5"/>
          </w:tcPr>
          <w:p w14:paraId="4ED7AD6D" w14:textId="5186B056" w:rsidR="00DC4AF7" w:rsidRPr="00187D50" w:rsidRDefault="00685661">
            <w:pPr>
              <w:rPr>
                <w:rFonts w:ascii="Noto Sans" w:hAnsi="Noto Sans" w:cs="Noto Sans"/>
                <w:color w:val="000000"/>
                <w:sz w:val="20"/>
                <w:szCs w:val="20"/>
              </w:rPr>
            </w:pPr>
            <w:r>
              <w:rPr>
                <w:rFonts w:ascii="Noto Sans" w:hAnsi="Noto Sans" w:cs="Noto Sans"/>
                <w:color w:val="000000"/>
                <w:sz w:val="20"/>
                <w:szCs w:val="20"/>
              </w:rPr>
              <w:t>COTS / OTS / GOTS</w:t>
            </w:r>
          </w:p>
        </w:tc>
        <w:tc>
          <w:tcPr>
            <w:tcW w:w="7160" w:type="dxa"/>
            <w:shd w:val="clear" w:color="F4F8F5" w:fill="F4F8F5"/>
          </w:tcPr>
          <w:p w14:paraId="43251327" w14:textId="3727B327" w:rsidR="00DC4AF7" w:rsidRPr="00187D50" w:rsidRDefault="00685661">
            <w:pPr>
              <w:rPr>
                <w:rFonts w:ascii="Noto Sans" w:hAnsi="Noto Sans" w:cs="Noto Sans"/>
                <w:color w:val="000000"/>
                <w:sz w:val="20"/>
                <w:szCs w:val="20"/>
                <w:lang w:val="en-US"/>
              </w:rPr>
            </w:pPr>
            <w:r>
              <w:rPr>
                <w:rFonts w:ascii="Noto Sans" w:hAnsi="Noto Sans" w:cs="Noto Sans"/>
                <w:color w:val="000000"/>
                <w:sz w:val="20"/>
                <w:szCs w:val="20"/>
                <w:lang w:val="en-US"/>
              </w:rPr>
              <w:t xml:space="preserve">Commercial / Off-the-Shelf / Government Off-the-Shelf Software (vorgefertigte, nicht im Projekt entwickelte Software)</w:t>
            </w:r>
          </w:p>
        </w:tc>
      </w:tr>
      <w:tr w:rsidR="00DC4AF7" w:rsidRPr="00187D50" w14:paraId="51CD9E5D" w14:textId="77777777" w:rsidTr="00DC7041">
        <w:tc>
          <w:tcPr>
            <w:tcW w:w="2200" w:type="dxa"/>
            <w:shd w:val="clear" w:color="FFFFFF" w:fill="FFFFFF"/>
          </w:tcPr>
          <w:p w14:paraId="7A08032C" w14:textId="0910A5D4" w:rsidR="00DC4AF7" w:rsidRPr="00187D50" w:rsidRDefault="00685661">
            <w:pPr>
              <w:rPr>
                <w:rFonts w:ascii="Noto Sans" w:hAnsi="Noto Sans" w:cs="Noto Sans"/>
                <w:color w:val="000000"/>
                <w:sz w:val="20"/>
                <w:szCs w:val="20"/>
              </w:rPr>
            </w:pPr>
            <w:r>
              <w:rPr>
                <w:rFonts w:ascii="Noto Sans" w:hAnsi="Noto Sans" w:cs="Noto Sans"/>
                <w:color w:val="000000"/>
                <w:sz w:val="20"/>
                <w:szCs w:val="20"/>
              </w:rPr>
              <w:t>CRA</w:t>
            </w:r>
          </w:p>
        </w:tc>
        <w:tc>
          <w:tcPr>
            <w:tcW w:w="7160" w:type="dxa"/>
            <w:shd w:val="clear" w:color="FFFFFF" w:fill="FFFFFF"/>
          </w:tcPr>
          <w:p w14:paraId="206EB2C9" w14:textId="5EB67481" w:rsidR="00DC4AF7" w:rsidRPr="00187D50" w:rsidRDefault="00685661">
            <w:pPr>
              <w:rPr>
                <w:rFonts w:ascii="Noto Sans" w:hAnsi="Noto Sans" w:cs="Noto Sans"/>
                <w:color w:val="000000"/>
                <w:sz w:val="20"/>
                <w:szCs w:val="20"/>
              </w:rPr>
            </w:pPr>
            <w:r>
              <w:rPr>
                <w:rFonts w:ascii="Noto Sans" w:hAnsi="Noto Sans" w:cs="Noto Sans"/>
                <w:color w:val="000000"/>
                <w:sz w:val="20"/>
                <w:szCs w:val="20"/>
              </w:rPr>
              <w:t xml:space="preserve">Cyber Resilience Act – Verordnung (EU) 2024/2847 (EU-Verordnung für Cyber-Resilienz vernetzter Produkte)</w:t>
            </w:r>
          </w:p>
        </w:tc>
      </w:tr>
      <w:tr w:rsidR="00DC4AF7" w:rsidRPr="00D539D1" w14:paraId="5BDE7DBB" w14:textId="77777777" w:rsidTr="00DC7041">
        <w:tc>
          <w:tcPr>
            <w:tcW w:w="2200" w:type="dxa"/>
            <w:shd w:val="clear" w:color="F4F8F5" w:fill="F4F8F5"/>
          </w:tcPr>
          <w:p w14:paraId="58412B5A" w14:textId="18A06570" w:rsidR="00DC4AF7" w:rsidRPr="00187D50" w:rsidRDefault="00685661">
            <w:pPr>
              <w:rPr>
                <w:rFonts w:ascii="Noto Sans" w:hAnsi="Noto Sans" w:cs="Noto Sans"/>
                <w:color w:val="000000"/>
                <w:sz w:val="20"/>
                <w:szCs w:val="20"/>
              </w:rPr>
            </w:pPr>
            <w:r>
              <w:rPr>
                <w:rFonts w:ascii="Noto Sans" w:hAnsi="Noto Sans" w:cs="Noto Sans"/>
                <w:color w:val="000000"/>
                <w:sz w:val="20"/>
                <w:szCs w:val="20"/>
              </w:rPr>
              <w:t>CSA CCM</w:t>
            </w:r>
          </w:p>
        </w:tc>
        <w:tc>
          <w:tcPr>
            <w:tcW w:w="7160" w:type="dxa"/>
            <w:shd w:val="clear" w:color="F4F8F5" w:fill="F4F8F5"/>
          </w:tcPr>
          <w:p w14:paraId="5729062B" w14:textId="5C6034BB" w:rsidR="00DC4AF7" w:rsidRPr="00187D50" w:rsidRDefault="00685661">
            <w:pPr>
              <w:rPr>
                <w:rFonts w:ascii="Noto Sans" w:hAnsi="Noto Sans" w:cs="Noto Sans"/>
                <w:color w:val="000000"/>
                <w:sz w:val="20"/>
                <w:szCs w:val="20"/>
                <w:lang w:val="en-US"/>
              </w:rPr>
            </w:pPr>
            <w:r>
              <w:rPr>
                <w:rFonts w:ascii="Noto Sans" w:hAnsi="Noto Sans" w:cs="Noto Sans"/>
                <w:color w:val="000000"/>
                <w:sz w:val="20"/>
                <w:szCs w:val="20"/>
                <w:lang w:val="en-US"/>
              </w:rPr>
              <w:t xml:space="preserve">Cloud Controls Matrix (Kontrollrahmen der Cloud Security Alliance, Version 4)</w:t>
            </w:r>
          </w:p>
        </w:tc>
      </w:tr>
      <w:tr w:rsidR="00DC4AF7" w:rsidRPr="00187D50" w14:paraId="50A9A677" w14:textId="77777777" w:rsidTr="00DC7041">
        <w:tc>
          <w:tcPr>
            <w:tcW w:w="2200" w:type="dxa"/>
            <w:shd w:val="clear" w:color="FFFFFF" w:fill="FFFFFF"/>
          </w:tcPr>
          <w:p w14:paraId="018A4E2C" w14:textId="71D3C8DD" w:rsidR="00DC4AF7" w:rsidRPr="00187D50" w:rsidRDefault="00685661">
            <w:pPr>
              <w:rPr>
                <w:rFonts w:ascii="Noto Sans" w:hAnsi="Noto Sans" w:cs="Noto Sans"/>
                <w:color w:val="000000"/>
                <w:sz w:val="20"/>
                <w:szCs w:val="20"/>
              </w:rPr>
            </w:pPr>
            <w:r>
              <w:rPr>
                <w:rFonts w:ascii="Noto Sans" w:hAnsi="Noto Sans" w:cs="Noto Sans"/>
                <w:color w:val="000000"/>
                <w:sz w:val="20"/>
                <w:szCs w:val="20"/>
              </w:rPr>
              <w:t>CUI</w:t>
            </w:r>
          </w:p>
        </w:tc>
        <w:tc>
          <w:tcPr>
            <w:tcW w:w="7160" w:type="dxa"/>
            <w:shd w:val="clear" w:color="FFFFFF" w:fill="FFFFFF"/>
          </w:tcPr>
          <w:p w14:paraId="31E59C4B" w14:textId="64CDCBCE" w:rsidR="00DC4AF7" w:rsidRPr="00187D50" w:rsidRDefault="00685661">
            <w:pPr>
              <w:rPr>
                <w:rFonts w:ascii="Noto Sans" w:hAnsi="Noto Sans" w:cs="Noto Sans"/>
                <w:color w:val="000000"/>
                <w:sz w:val="20"/>
                <w:szCs w:val="20"/>
              </w:rPr>
            </w:pPr>
            <w:r>
              <w:rPr>
                <w:rFonts w:ascii="Noto Sans" w:hAnsi="Noto Sans" w:cs="Noto Sans"/>
                <w:color w:val="000000"/>
                <w:sz w:val="20"/>
                <w:szCs w:val="20"/>
              </w:rPr>
              <w:t xml:space="preserve">Controlled Unclassified Information (kontrollierte, nicht klassifizierte Informationen; US-Schutzkategorie, relevant für NIST SP 800-171/172 und CMMC)</w:t>
            </w:r>
          </w:p>
        </w:tc>
      </w:tr>
      <w:tr w:rsidR="00DC4AF7" w:rsidRPr="00187D50" w14:paraId="10609BDC" w14:textId="77777777" w:rsidTr="00DC7041">
        <w:tc>
          <w:tcPr>
            <w:tcW w:w="2200" w:type="dxa"/>
            <w:shd w:val="clear" w:color="F4F8F5" w:fill="F4F8F5"/>
          </w:tcPr>
          <w:p w14:paraId="1763F192" w14:textId="4610920D" w:rsidR="00DC4AF7" w:rsidRPr="00187D50" w:rsidRDefault="00685661">
            <w:pPr>
              <w:rPr>
                <w:rFonts w:ascii="Noto Sans" w:hAnsi="Noto Sans" w:cs="Noto Sans"/>
                <w:color w:val="000000"/>
                <w:sz w:val="20"/>
                <w:szCs w:val="20"/>
              </w:rPr>
            </w:pPr>
            <w:r>
              <w:rPr>
                <w:rFonts w:ascii="Noto Sans" w:hAnsi="Noto Sans" w:cs="Noto Sans"/>
                <w:color w:val="000000"/>
                <w:sz w:val="20"/>
                <w:szCs w:val="20"/>
              </w:rPr>
              <w:t>CVD</w:t>
            </w:r>
          </w:p>
        </w:tc>
        <w:tc>
          <w:tcPr>
            <w:tcW w:w="7160" w:type="dxa"/>
            <w:shd w:val="clear" w:color="F4F8F5" w:fill="F4F8F5"/>
          </w:tcPr>
          <w:p w14:paraId="70373106" w14:textId="04BFCC00" w:rsidR="00DC4AF7" w:rsidRPr="00187D50" w:rsidRDefault="00685661">
            <w:pPr>
              <w:rPr>
                <w:rFonts w:ascii="Noto Sans" w:hAnsi="Noto Sans" w:cs="Noto Sans"/>
                <w:color w:val="000000"/>
                <w:sz w:val="20"/>
                <w:szCs w:val="20"/>
              </w:rPr>
            </w:pPr>
            <w:r>
              <w:rPr>
                <w:rFonts w:ascii="Noto Sans" w:hAnsi="Noto Sans" w:cs="Noto Sans"/>
                <w:color w:val="000000"/>
                <w:sz w:val="20"/>
                <w:szCs w:val="20"/>
              </w:rPr>
              <w:t xml:space="preserve">Coordinated Vulnerability Disclosure (koordiniertes Verfahren zur Offenlegung und Behebung gemeldeter Schwachstellen; ISO/IEC 29147, 30111)</w:t>
            </w:r>
          </w:p>
        </w:tc>
      </w:tr>
      <w:tr w:rsidR="00DC4AF7" w:rsidRPr="00187D50" w14:paraId="08A756BD" w14:textId="77777777" w:rsidTr="00DC7041">
        <w:tc>
          <w:tcPr>
            <w:tcW w:w="2200" w:type="dxa"/>
            <w:shd w:val="clear" w:color="FFFFFF" w:fill="FFFFFF"/>
          </w:tcPr>
          <w:p w14:paraId="6547F0F4" w14:textId="4D01D638" w:rsidR="00DC4AF7" w:rsidRPr="00187D50" w:rsidRDefault="00685661">
            <w:pPr>
              <w:rPr>
                <w:rFonts w:ascii="Noto Sans" w:hAnsi="Noto Sans" w:cs="Noto Sans"/>
                <w:color w:val="000000"/>
                <w:sz w:val="20"/>
                <w:szCs w:val="20"/>
              </w:rPr>
            </w:pPr>
            <w:r>
              <w:rPr>
                <w:rFonts w:ascii="Noto Sans" w:hAnsi="Noto Sans" w:cs="Noto Sans"/>
                <w:color w:val="000000"/>
                <w:sz w:val="20"/>
                <w:szCs w:val="20"/>
              </w:rPr>
              <w:t>CVE</w:t>
            </w:r>
          </w:p>
        </w:tc>
        <w:tc>
          <w:tcPr>
            <w:tcW w:w="7160" w:type="dxa"/>
            <w:shd w:val="clear" w:color="FFFFFF" w:fill="FFFFFF"/>
          </w:tcPr>
          <w:p w14:paraId="13F3BD06" w14:textId="5A84015A" w:rsidR="00DC4AF7" w:rsidRPr="00187D50" w:rsidRDefault="00685661">
            <w:pPr>
              <w:rPr>
                <w:rFonts w:ascii="Noto Sans" w:hAnsi="Noto Sans" w:cs="Noto Sans"/>
                <w:color w:val="000000"/>
                <w:sz w:val="20"/>
                <w:szCs w:val="20"/>
              </w:rPr>
            </w:pPr>
            <w:r>
              <w:rPr>
                <w:rFonts w:ascii="Noto Sans" w:hAnsi="Noto Sans" w:cs="Noto Sans"/>
                <w:color w:val="000000"/>
                <w:sz w:val="20"/>
                <w:szCs w:val="20"/>
              </w:rPr>
              <w:t xml:space="preserve">Common Vulnerabilities and Exposures (standardisierte Identifikatoren für öffentlich bekannte Sicherheits-Schwachstellen)</w:t>
            </w:r>
          </w:p>
        </w:tc>
      </w:tr>
      <w:tr w:rsidR="00DC4AF7" w:rsidRPr="00187D50" w14:paraId="71E0BF38" w14:textId="77777777" w:rsidTr="00DC7041">
        <w:tc>
          <w:tcPr>
            <w:tcW w:w="2200" w:type="dxa"/>
            <w:shd w:val="clear" w:color="F4F8F5" w:fill="F4F8F5"/>
          </w:tcPr>
          <w:p w14:paraId="16B7560C" w14:textId="1534BFD3" w:rsidR="00DC4AF7" w:rsidRPr="00187D50" w:rsidRDefault="00685661">
            <w:pPr>
              <w:rPr>
                <w:rFonts w:ascii="Noto Sans" w:hAnsi="Noto Sans" w:cs="Noto Sans"/>
                <w:color w:val="000000"/>
                <w:sz w:val="20"/>
                <w:szCs w:val="20"/>
              </w:rPr>
            </w:pPr>
            <w:r>
              <w:rPr>
                <w:rFonts w:ascii="Noto Sans" w:hAnsi="Noto Sans" w:cs="Noto Sans"/>
                <w:color w:val="000000"/>
                <w:sz w:val="20"/>
                <w:szCs w:val="20"/>
              </w:rPr>
              <w:t>CVSS</w:t>
            </w:r>
          </w:p>
        </w:tc>
        <w:tc>
          <w:tcPr>
            <w:tcW w:w="7160" w:type="dxa"/>
            <w:shd w:val="clear" w:color="F4F8F5" w:fill="F4F8F5"/>
          </w:tcPr>
          <w:p w14:paraId="126CC57B" w14:textId="23AFCB3C" w:rsidR="00DC4AF7" w:rsidRPr="00187D50" w:rsidRDefault="00685661">
            <w:pPr>
              <w:rPr>
                <w:rFonts w:ascii="Noto Sans" w:hAnsi="Noto Sans" w:cs="Noto Sans"/>
                <w:color w:val="000000"/>
                <w:sz w:val="20"/>
                <w:szCs w:val="20"/>
              </w:rPr>
            </w:pPr>
            <w:r>
              <w:rPr>
                <w:rFonts w:ascii="Noto Sans" w:hAnsi="Noto Sans" w:cs="Noto Sans"/>
                <w:color w:val="000000"/>
                <w:sz w:val="20"/>
                <w:szCs w:val="20"/>
              </w:rPr>
              <w:t xml:space="preserve">Common Vulnerability Scoring System (standardisiertes Bewertungssystem zum Schweregrad von Schwachstellen, FIRST.org)</w:t>
            </w:r>
          </w:p>
        </w:tc>
      </w:tr>
      <w:tr w:rsidR="00DC4AF7" w:rsidRPr="00187D50" w14:paraId="455513EB" w14:textId="77777777" w:rsidTr="00DC7041">
        <w:tc>
          <w:tcPr>
            <w:tcW w:w="2200" w:type="dxa"/>
            <w:shd w:val="clear" w:color="FFFFFF" w:fill="FFFFFF"/>
          </w:tcPr>
          <w:p w14:paraId="5614C8BE" w14:textId="2A147E83" w:rsidR="00DC4AF7" w:rsidRPr="00187D50" w:rsidRDefault="00685661">
            <w:pPr>
              <w:rPr>
                <w:rFonts w:ascii="Noto Sans" w:hAnsi="Noto Sans" w:cs="Noto Sans"/>
                <w:color w:val="000000"/>
                <w:sz w:val="20"/>
                <w:szCs w:val="20"/>
              </w:rPr>
            </w:pPr>
            <w:r>
              <w:rPr>
                <w:rFonts w:ascii="Noto Sans" w:hAnsi="Noto Sans" w:cs="Noto Sans"/>
                <w:color w:val="000000"/>
                <w:sz w:val="20"/>
                <w:szCs w:val="20"/>
              </w:rPr>
              <w:t>DGR</w:t>
            </w:r>
          </w:p>
        </w:tc>
        <w:tc>
          <w:tcPr>
            <w:tcW w:w="7160" w:type="dxa"/>
            <w:shd w:val="clear" w:color="FFFFFF" w:fill="FFFFFF"/>
          </w:tcPr>
          <w:p w14:paraId="76661589" w14:textId="6F462687" w:rsidR="00DC4AF7" w:rsidRPr="00187D50" w:rsidRDefault="00685661">
            <w:pPr>
              <w:rPr>
                <w:rFonts w:ascii="Noto Sans" w:hAnsi="Noto Sans" w:cs="Noto Sans"/>
                <w:color w:val="000000"/>
                <w:sz w:val="20"/>
                <w:szCs w:val="20"/>
              </w:rPr>
            </w:pPr>
            <w:r>
              <w:rPr>
                <w:rFonts w:ascii="Noto Sans" w:hAnsi="Noto Sans" w:cs="Noto Sans"/>
                <w:color w:val="000000"/>
                <w:sz w:val="20"/>
                <w:szCs w:val="20"/>
              </w:rPr>
              <w:t xml:space="preserve">IATA Dangerous Goods Regulations (Vorschriften der IATA für Luftfracht-Gefahrgut)</w:t>
            </w:r>
          </w:p>
        </w:tc>
      </w:tr>
      <w:tr w:rsidR="00263FA5" w:rsidRPr="00187D50" w14:paraId="0760BA8E" w14:textId="77777777" w:rsidTr="00DC7041">
        <w:tc>
          <w:tcPr>
            <w:tcW w:w="2200" w:type="dxa"/>
            <w:shd w:val="clear" w:color="F4F8F5" w:fill="F4F8F5"/>
          </w:tcPr>
          <w:p w14:paraId="56EECE56" w14:textId="24E18831" w:rsidR="00263FA5" w:rsidRPr="00187D50" w:rsidRDefault="00263FA5">
            <w:pPr>
              <w:rPr>
                <w:rFonts w:ascii="Noto Sans" w:hAnsi="Noto Sans" w:cs="Noto Sans"/>
                <w:color w:val="000000"/>
                <w:sz w:val="20"/>
                <w:szCs w:val="20"/>
              </w:rPr>
            </w:pPr>
            <w:r>
              <w:rPr>
                <w:rFonts w:ascii="Noto Sans" w:hAnsi="Noto Sans" w:cs="Noto Sans"/>
                <w:color w:val="000000"/>
                <w:sz w:val="20"/>
                <w:szCs w:val="20"/>
              </w:rPr>
              <w:t>DIN</w:t>
            </w:r>
          </w:p>
        </w:tc>
        <w:tc>
          <w:tcPr>
            <w:tcW w:w="7160" w:type="dxa"/>
            <w:shd w:val="clear" w:color="F4F8F5" w:fill="F4F8F5"/>
          </w:tcPr>
          <w:p w14:paraId="226E9542" w14:textId="7B3298E3" w:rsidR="00263FA5" w:rsidRPr="00187D50" w:rsidRDefault="00263FA5">
            <w:pPr>
              <w:rPr>
                <w:rFonts w:ascii="Noto Sans" w:hAnsi="Noto Sans" w:cs="Noto Sans"/>
                <w:color w:val="000000"/>
                <w:sz w:val="20"/>
                <w:szCs w:val="20"/>
              </w:rPr>
            </w:pPr>
            <w:r>
              <w:rPr>
                <w:rFonts w:ascii="Noto Sans" w:hAnsi="Noto Sans" w:cs="Noto Sans"/>
                <w:color w:val="000000"/>
                <w:sz w:val="20"/>
                <w:szCs w:val="20"/>
              </w:rPr>
              <w:t>Deutsches Institut für Normung</w:t>
            </w:r>
          </w:p>
        </w:tc>
      </w:tr>
      <w:tr w:rsidR="00DC4AF7" w:rsidRPr="00187D50" w14:paraId="67DD5B6A" w14:textId="77777777" w:rsidTr="00DC7041">
        <w:tc>
          <w:tcPr>
            <w:tcW w:w="2200" w:type="dxa"/>
            <w:shd w:val="clear" w:color="FFFFFF" w:fill="FFFFFF"/>
          </w:tcPr>
          <w:p w14:paraId="6BE9EE9E" w14:textId="7140F90F" w:rsidR="00DC4AF7" w:rsidRPr="00187D50" w:rsidRDefault="00685661">
            <w:pPr>
              <w:rPr>
                <w:rFonts w:ascii="Noto Sans" w:hAnsi="Noto Sans" w:cs="Noto Sans"/>
                <w:color w:val="000000"/>
                <w:sz w:val="20"/>
                <w:szCs w:val="20"/>
              </w:rPr>
            </w:pPr>
            <w:r>
              <w:rPr>
                <w:rFonts w:ascii="Noto Sans" w:hAnsi="Noto Sans" w:cs="Noto Sans"/>
                <w:color w:val="000000"/>
                <w:sz w:val="20"/>
                <w:szCs w:val="20"/>
              </w:rPr>
              <w:t>DLP</w:t>
            </w:r>
          </w:p>
        </w:tc>
        <w:tc>
          <w:tcPr>
            <w:tcW w:w="7160" w:type="dxa"/>
            <w:shd w:val="clear" w:color="FFFFFF" w:fill="FFFFFF"/>
          </w:tcPr>
          <w:p w14:paraId="087411D9" w14:textId="649FA391" w:rsidR="00DC4AF7" w:rsidRPr="00187D50" w:rsidRDefault="00685661">
            <w:pPr>
              <w:rPr>
                <w:rFonts w:ascii="Noto Sans" w:hAnsi="Noto Sans" w:cs="Noto Sans"/>
                <w:color w:val="000000"/>
                <w:sz w:val="20"/>
                <w:szCs w:val="20"/>
              </w:rPr>
            </w:pPr>
            <w:r>
              <w:rPr>
                <w:rFonts w:ascii="Noto Sans" w:hAnsi="Noto Sans" w:cs="Noto Sans"/>
                <w:color w:val="000000"/>
                <w:sz w:val="20"/>
                <w:szCs w:val="20"/>
              </w:rPr>
              <w:t xml:space="preserve">Data Loss Prevention (technische und organisatorische Maßnahmen zur Erkennung und Verhinderung unbefugter Abflüsse schutzbedürftiger Informationen)</w:t>
            </w:r>
          </w:p>
        </w:tc>
      </w:tr>
      <w:tr w:rsidR="00DC4AF7" w:rsidRPr="00187D50" w14:paraId="55699361" w14:textId="77777777" w:rsidTr="00DC7041">
        <w:tc>
          <w:tcPr>
            <w:tcW w:w="2200" w:type="dxa"/>
            <w:shd w:val="clear" w:color="F4F8F5" w:fill="F4F8F5"/>
          </w:tcPr>
          <w:p w14:paraId="3208EA71" w14:textId="5B52D9E6" w:rsidR="00DC4AF7" w:rsidRPr="00187D50" w:rsidRDefault="00685661">
            <w:pPr>
              <w:rPr>
                <w:rFonts w:ascii="Noto Sans" w:hAnsi="Noto Sans" w:cs="Noto Sans"/>
                <w:color w:val="000000"/>
                <w:sz w:val="20"/>
                <w:szCs w:val="20"/>
              </w:rPr>
            </w:pPr>
            <w:r>
              <w:rPr>
                <w:rFonts w:ascii="Noto Sans" w:hAnsi="Noto Sans" w:cs="Noto Sans"/>
                <w:color w:val="000000"/>
                <w:sz w:val="20"/>
                <w:szCs w:val="20"/>
              </w:rPr>
              <w:t>DORA</w:t>
            </w:r>
          </w:p>
        </w:tc>
        <w:tc>
          <w:tcPr>
            <w:tcW w:w="7160" w:type="dxa"/>
            <w:shd w:val="clear" w:color="F4F8F5" w:fill="F4F8F5"/>
          </w:tcPr>
          <w:p w14:paraId="1B16D156" w14:textId="147E3FCC" w:rsidR="00DC4AF7" w:rsidRPr="00187D50" w:rsidRDefault="00685661">
            <w:pPr>
              <w:rPr>
                <w:rFonts w:ascii="Noto Sans" w:hAnsi="Noto Sans" w:cs="Noto Sans"/>
                <w:color w:val="000000"/>
                <w:sz w:val="20"/>
                <w:szCs w:val="20"/>
              </w:rPr>
            </w:pPr>
            <w:r>
              <w:rPr>
                <w:rFonts w:ascii="Noto Sans" w:hAnsi="Noto Sans" w:cs="Noto Sans"/>
                <w:color w:val="000000"/>
                <w:sz w:val="20"/>
                <w:szCs w:val="20"/>
              </w:rPr>
              <w:t xml:space="preserve">Digital Operational Resilience Act – Verordnung (EU) 2022/2554 (EU-Verordnung für digitale operationale Resilienz im Finanzsektor)</w:t>
            </w:r>
          </w:p>
        </w:tc>
      </w:tr>
      <w:tr w:rsidR="00DC4AF7" w:rsidRPr="00187D50" w14:paraId="521A0892" w14:textId="77777777" w:rsidTr="00DC7041">
        <w:tc>
          <w:tcPr>
            <w:tcW w:w="2200" w:type="dxa"/>
            <w:shd w:val="clear" w:color="FFFFFF" w:fill="FFFFFF"/>
          </w:tcPr>
          <w:p w14:paraId="4E47C07C" w14:textId="4A623685" w:rsidR="00DC4AF7" w:rsidRPr="00187D50" w:rsidRDefault="00685661">
            <w:pPr>
              <w:rPr>
                <w:rFonts w:ascii="Noto Sans" w:hAnsi="Noto Sans" w:cs="Noto Sans"/>
                <w:color w:val="000000"/>
                <w:sz w:val="20"/>
                <w:szCs w:val="20"/>
              </w:rPr>
            </w:pPr>
            <w:r>
              <w:rPr>
                <w:rFonts w:ascii="Noto Sans" w:hAnsi="Noto Sans" w:cs="Noto Sans"/>
                <w:color w:val="000000"/>
                <w:sz w:val="20"/>
                <w:szCs w:val="20"/>
              </w:rPr>
              <w:t>DPIA</w:t>
            </w:r>
          </w:p>
        </w:tc>
        <w:tc>
          <w:tcPr>
            <w:tcW w:w="7160" w:type="dxa"/>
            <w:shd w:val="clear" w:color="FFFFFF" w:fill="FFFFFF"/>
          </w:tcPr>
          <w:p w14:paraId="31B0437E" w14:textId="34D27C1C" w:rsidR="00DC4AF7" w:rsidRPr="00187D50" w:rsidRDefault="00685661">
            <w:pPr>
              <w:rPr>
                <w:rFonts w:ascii="Noto Sans" w:hAnsi="Noto Sans" w:cs="Noto Sans"/>
                <w:color w:val="000000"/>
                <w:sz w:val="20"/>
                <w:szCs w:val="20"/>
              </w:rPr>
            </w:pPr>
            <w:r>
              <w:rPr>
                <w:rFonts w:ascii="Noto Sans" w:hAnsi="Noto Sans" w:cs="Noto Sans"/>
                <w:color w:val="000000"/>
                <w:sz w:val="20"/>
                <w:szCs w:val="20"/>
              </w:rPr>
              <w:t xml:space="preserve">Data Protection Impact Assessment (Datenschutz-Folgenabschätzung gemäß Art. 35 DSGVO)</w:t>
            </w:r>
          </w:p>
        </w:tc>
      </w:tr>
      <w:tr w:rsidR="00263FA5" w:rsidRPr="00187D50" w14:paraId="5187C495" w14:textId="77777777" w:rsidTr="00DC7041">
        <w:tc>
          <w:tcPr>
            <w:tcW w:w="2200" w:type="dxa"/>
            <w:shd w:val="clear" w:color="F4F8F5" w:fill="F4F8F5"/>
          </w:tcPr>
          <w:p w14:paraId="776339C6" w14:textId="608D7B5E" w:rsidR="00263FA5" w:rsidRPr="00187D50" w:rsidRDefault="00263FA5">
            <w:pPr>
              <w:rPr>
                <w:rFonts w:ascii="Noto Sans" w:hAnsi="Noto Sans" w:cs="Noto Sans"/>
                <w:color w:val="000000"/>
                <w:sz w:val="20"/>
                <w:szCs w:val="20"/>
              </w:rPr>
            </w:pPr>
            <w:r>
              <w:rPr>
                <w:rFonts w:ascii="Noto Sans" w:hAnsi="Noto Sans" w:cs="Noto Sans"/>
                <w:color w:val="000000"/>
                <w:sz w:val="20"/>
                <w:szCs w:val="20"/>
              </w:rPr>
              <w:t>DSA</w:t>
            </w:r>
          </w:p>
        </w:tc>
        <w:tc>
          <w:tcPr>
            <w:tcW w:w="7160" w:type="dxa"/>
            <w:shd w:val="clear" w:color="F4F8F5" w:fill="F4F8F5"/>
          </w:tcPr>
          <w:p w14:paraId="34AC500D" w14:textId="1B08E37E" w:rsidR="00263FA5" w:rsidRPr="00187D50" w:rsidRDefault="00263FA5">
            <w:pPr>
              <w:rPr>
                <w:rFonts w:ascii="Noto Sans" w:hAnsi="Noto Sans" w:cs="Noto Sans"/>
                <w:color w:val="000000"/>
                <w:sz w:val="20"/>
                <w:szCs w:val="20"/>
              </w:rPr>
            </w:pPr>
            <w:r>
              <w:rPr>
                <w:rFonts w:ascii="Noto Sans" w:hAnsi="Noto Sans" w:cs="Noto Sans"/>
                <w:color w:val="000000"/>
                <w:sz w:val="20"/>
                <w:szCs w:val="20"/>
              </w:rPr>
              <w:t xml:space="preserve">Designated Security Authority (nationale beauftragte Sicherheitsbehörde im internationalen Geheimschutz; in Deutschland für die Wirtschaft: BMWE)</w:t>
            </w:r>
          </w:p>
        </w:tc>
      </w:tr>
      <w:tr w:rsidR="00DC4AF7" w:rsidRPr="00187D50" w14:paraId="48AF457F" w14:textId="77777777" w:rsidTr="00DC7041">
        <w:tc>
          <w:tcPr>
            <w:tcW w:w="2200" w:type="dxa"/>
            <w:shd w:val="clear" w:color="FFFFFF" w:fill="FFFFFF"/>
          </w:tcPr>
          <w:p w14:paraId="4BC7B409" w14:textId="09F01850" w:rsidR="00DC4AF7" w:rsidRPr="00187D50" w:rsidRDefault="00685661">
            <w:pPr>
              <w:rPr>
                <w:rFonts w:ascii="Noto Sans" w:hAnsi="Noto Sans" w:cs="Noto Sans"/>
                <w:color w:val="000000"/>
                <w:sz w:val="20"/>
                <w:szCs w:val="20"/>
              </w:rPr>
            </w:pPr>
            <w:r>
              <w:rPr>
                <w:rFonts w:ascii="Noto Sans" w:hAnsi="Noto Sans" w:cs="Noto Sans"/>
                <w:color w:val="000000"/>
                <w:sz w:val="20"/>
                <w:szCs w:val="20"/>
              </w:rPr>
              <w:t>DSB</w:t>
            </w:r>
          </w:p>
        </w:tc>
        <w:tc>
          <w:tcPr>
            <w:tcW w:w="7160" w:type="dxa"/>
            <w:shd w:val="clear" w:color="FFFFFF" w:fill="FFFFFF"/>
          </w:tcPr>
          <w:p w14:paraId="4752A5CB" w14:textId="5AE17C3E" w:rsidR="00DC4AF7" w:rsidRPr="00187D50" w:rsidRDefault="00685661">
            <w:pPr>
              <w:rPr>
                <w:rFonts w:ascii="Noto Sans" w:hAnsi="Noto Sans" w:cs="Noto Sans"/>
                <w:color w:val="000000"/>
                <w:sz w:val="20"/>
                <w:szCs w:val="20"/>
              </w:rPr>
            </w:pPr>
            <w:r>
              <w:rPr>
                <w:rFonts w:ascii="Noto Sans" w:hAnsi="Noto Sans" w:cs="Noto Sans"/>
                <w:color w:val="000000"/>
                <w:sz w:val="20"/>
                <w:szCs w:val="20"/>
              </w:rPr>
              <w:t>Datenschutzbeauftragter (gemäß Art. 37–39 DSGVO und § 38 BDSG)</w:t>
            </w:r>
          </w:p>
        </w:tc>
      </w:tr>
      <w:tr w:rsidR="00DC4AF7" w:rsidRPr="00187D50" w14:paraId="3A32D4E2" w14:textId="77777777" w:rsidTr="00DC7041">
        <w:tc>
          <w:tcPr>
            <w:tcW w:w="2200" w:type="dxa"/>
            <w:shd w:val="clear" w:color="F4F8F5" w:fill="F4F8F5"/>
          </w:tcPr>
          <w:p w14:paraId="0709F06F" w14:textId="176845CB" w:rsidR="00DC4AF7" w:rsidRPr="00187D50" w:rsidRDefault="00685661">
            <w:pPr>
              <w:rPr>
                <w:rFonts w:ascii="Noto Sans" w:hAnsi="Noto Sans" w:cs="Noto Sans"/>
                <w:color w:val="000000"/>
                <w:sz w:val="20"/>
                <w:szCs w:val="20"/>
              </w:rPr>
            </w:pPr>
            <w:r>
              <w:rPr>
                <w:rFonts w:ascii="Noto Sans" w:hAnsi="Noto Sans" w:cs="Noto Sans"/>
                <w:color w:val="000000"/>
                <w:sz w:val="20"/>
                <w:szCs w:val="20"/>
              </w:rPr>
              <w:t>DSGVO</w:t>
            </w:r>
          </w:p>
        </w:tc>
        <w:tc>
          <w:tcPr>
            <w:tcW w:w="7160" w:type="dxa"/>
            <w:shd w:val="clear" w:color="F4F8F5" w:fill="F4F8F5"/>
          </w:tcPr>
          <w:p w14:paraId="235976E4" w14:textId="164A4C79" w:rsidR="00DC4AF7" w:rsidRPr="00187D50" w:rsidRDefault="00685661">
            <w:pPr>
              <w:rPr>
                <w:rFonts w:ascii="Noto Sans" w:hAnsi="Noto Sans" w:cs="Noto Sans"/>
                <w:color w:val="000000"/>
                <w:sz w:val="20"/>
                <w:szCs w:val="20"/>
                <w:lang w:val="en-US"/>
              </w:rPr>
            </w:pPr>
            <w:r>
              <w:rPr>
                <w:rFonts w:ascii="Noto Sans" w:hAnsi="Noto Sans" w:cs="Noto Sans"/>
                <w:color w:val="000000"/>
                <w:sz w:val="20"/>
                <w:szCs w:val="20"/>
                <w:lang w:val="en-US"/>
              </w:rPr>
              <w:t xml:space="preserve">Datenschutz-Grundverordnung – Verordnung (EU) 2016/679</w:t>
            </w:r>
          </w:p>
        </w:tc>
      </w:tr>
      <w:tr w:rsidR="00DC4AF7" w:rsidRPr="00187D50" w14:paraId="32589BA2" w14:textId="77777777" w:rsidTr="00DC7041">
        <w:tc>
          <w:tcPr>
            <w:tcW w:w="2200" w:type="dxa"/>
            <w:shd w:val="clear" w:color="FFFFFF" w:fill="FFFFFF"/>
          </w:tcPr>
          <w:p w14:paraId="4B1DA397" w14:textId="3B647BA0" w:rsidR="00DC4AF7" w:rsidRPr="00187D50" w:rsidRDefault="00685661">
            <w:pPr>
              <w:rPr>
                <w:rFonts w:ascii="Noto Sans" w:hAnsi="Noto Sans" w:cs="Noto Sans"/>
                <w:color w:val="000000"/>
                <w:sz w:val="20"/>
                <w:szCs w:val="20"/>
              </w:rPr>
            </w:pPr>
            <w:r>
              <w:rPr>
                <w:rFonts w:ascii="Noto Sans" w:hAnsi="Noto Sans" w:cs="Noto Sans"/>
                <w:color w:val="000000"/>
                <w:sz w:val="20"/>
                <w:szCs w:val="20"/>
              </w:rPr>
              <w:t>EDR / XDR</w:t>
            </w:r>
          </w:p>
        </w:tc>
        <w:tc>
          <w:tcPr>
            <w:tcW w:w="7160" w:type="dxa"/>
            <w:shd w:val="clear" w:color="FFFFFF" w:fill="FFFFFF"/>
          </w:tcPr>
          <w:p w14:paraId="4B19A841" w14:textId="18E76F69" w:rsidR="00DC4AF7" w:rsidRPr="00187D50" w:rsidRDefault="00685661">
            <w:pPr>
              <w:rPr>
                <w:rFonts w:ascii="Noto Sans" w:hAnsi="Noto Sans" w:cs="Noto Sans"/>
                <w:color w:val="000000"/>
                <w:sz w:val="20"/>
                <w:szCs w:val="20"/>
              </w:rPr>
            </w:pPr>
            <w:r>
              <w:rPr>
                <w:rFonts w:ascii="Noto Sans" w:hAnsi="Noto Sans" w:cs="Noto Sans"/>
                <w:color w:val="000000"/>
                <w:sz w:val="20"/>
                <w:szCs w:val="20"/>
              </w:rPr>
              <w:t xml:space="preserve">Endpoint Detection and Response / Extended Detection and Response (Technologien zur Erkennung, Untersuchung und Reaktion auf Sicherheitsvorfälle)</w:t>
            </w:r>
          </w:p>
        </w:tc>
      </w:tr>
      <w:tr w:rsidR="00DC4AF7" w:rsidRPr="00187D50" w14:paraId="42E2FE86" w14:textId="77777777" w:rsidTr="00DC7041">
        <w:tc>
          <w:tcPr>
            <w:tcW w:w="2200" w:type="dxa"/>
            <w:shd w:val="clear" w:color="F4F8F5" w:fill="F4F8F5"/>
          </w:tcPr>
          <w:p w14:paraId="0C575D69" w14:textId="01A9D129" w:rsidR="00DC4AF7" w:rsidRPr="00187D50" w:rsidRDefault="00685661">
            <w:pPr>
              <w:rPr>
                <w:rFonts w:ascii="Noto Sans" w:hAnsi="Noto Sans" w:cs="Noto Sans"/>
                <w:color w:val="000000"/>
                <w:sz w:val="20"/>
                <w:szCs w:val="20"/>
              </w:rPr>
            </w:pPr>
            <w:r>
              <w:rPr>
                <w:rFonts w:ascii="Noto Sans" w:hAnsi="Noto Sans" w:cs="Noto Sans"/>
                <w:color w:val="000000"/>
                <w:sz w:val="20"/>
                <w:szCs w:val="20"/>
              </w:rPr>
              <w:t>EDSA</w:t>
            </w:r>
          </w:p>
        </w:tc>
        <w:tc>
          <w:tcPr>
            <w:tcW w:w="7160" w:type="dxa"/>
            <w:shd w:val="clear" w:color="F4F8F5" w:fill="F4F8F5"/>
          </w:tcPr>
          <w:p w14:paraId="0EA74A88" w14:textId="6AC9C658" w:rsidR="00DC4AF7" w:rsidRPr="00187D50" w:rsidRDefault="00685661">
            <w:pPr>
              <w:rPr>
                <w:rFonts w:ascii="Noto Sans" w:hAnsi="Noto Sans" w:cs="Noto Sans"/>
                <w:color w:val="000000"/>
                <w:sz w:val="20"/>
                <w:szCs w:val="20"/>
              </w:rPr>
            </w:pPr>
            <w:r>
              <w:rPr>
                <w:rFonts w:ascii="Noto Sans" w:hAnsi="Noto Sans" w:cs="Noto Sans"/>
                <w:color w:val="000000"/>
                <w:sz w:val="20"/>
                <w:szCs w:val="20"/>
              </w:rPr>
              <w:t xml:space="preserve">Europäischer Datenschutzausschuss (European Data Protection Board / EDPB, gemäß Art. 68 DSGVO)</w:t>
            </w:r>
          </w:p>
        </w:tc>
      </w:tr>
      <w:tr w:rsidR="00DC4AF7" w:rsidRPr="00187D50" w14:paraId="5A2A92B2" w14:textId="77777777" w:rsidTr="00DC7041">
        <w:tc>
          <w:tcPr>
            <w:tcW w:w="2200" w:type="dxa"/>
            <w:shd w:val="clear" w:color="FFFFFF" w:fill="FFFFFF"/>
          </w:tcPr>
          <w:p w14:paraId="194B4096" w14:textId="59CAFD81" w:rsidR="00DC4AF7" w:rsidRPr="00187D50" w:rsidRDefault="00685661">
            <w:pPr>
              <w:rPr>
                <w:rFonts w:ascii="Noto Sans" w:hAnsi="Noto Sans" w:cs="Noto Sans"/>
                <w:color w:val="000000"/>
                <w:sz w:val="20"/>
                <w:szCs w:val="20"/>
              </w:rPr>
            </w:pPr>
            <w:r>
              <w:rPr>
                <w:rFonts w:ascii="Noto Sans" w:hAnsi="Noto Sans" w:cs="Noto Sans"/>
                <w:color w:val="000000"/>
                <w:sz w:val="20"/>
                <w:szCs w:val="20"/>
              </w:rPr>
              <w:t>ENISA</w:t>
            </w:r>
          </w:p>
        </w:tc>
        <w:tc>
          <w:tcPr>
            <w:tcW w:w="7160" w:type="dxa"/>
            <w:shd w:val="clear" w:color="FFFFFF" w:fill="FFFFFF"/>
          </w:tcPr>
          <w:p w14:paraId="76F96F2A" w14:textId="5B6C13A8" w:rsidR="00DC4AF7" w:rsidRPr="00187D50" w:rsidRDefault="00685661">
            <w:pPr>
              <w:rPr>
                <w:rFonts w:ascii="Noto Sans" w:hAnsi="Noto Sans" w:cs="Noto Sans"/>
                <w:color w:val="000000"/>
                <w:sz w:val="20"/>
                <w:szCs w:val="20"/>
                <w:lang w:val="en-US"/>
              </w:rPr>
            </w:pPr>
            <w:r>
              <w:rPr>
                <w:rFonts w:ascii="Noto Sans" w:hAnsi="Noto Sans" w:cs="Noto Sans"/>
                <w:color w:val="000000"/>
                <w:sz w:val="20"/>
                <w:szCs w:val="20"/>
                <w:lang w:val="en-US"/>
              </w:rPr>
              <w:t xml:space="preserve">European Union Agency for Cybersecurity (EU-Agentur für Cybersicherheit)</w:t>
            </w:r>
          </w:p>
        </w:tc>
      </w:tr>
      <w:tr w:rsidR="00263FA5" w:rsidRPr="00187D50" w14:paraId="69D6D796" w14:textId="77777777" w:rsidTr="00DC7041">
        <w:tc>
          <w:tcPr>
            <w:tcW w:w="2200" w:type="dxa"/>
            <w:shd w:val="clear" w:color="F4F8F5" w:fill="F4F8F5"/>
          </w:tcPr>
          <w:p w14:paraId="18294455" w14:textId="721975C6" w:rsidR="00263FA5" w:rsidRPr="00187D50" w:rsidRDefault="00263FA5">
            <w:pPr>
              <w:rPr>
                <w:rFonts w:ascii="Noto Sans" w:hAnsi="Noto Sans" w:cs="Noto Sans"/>
                <w:color w:val="000000"/>
                <w:sz w:val="20"/>
                <w:szCs w:val="20"/>
              </w:rPr>
            </w:pPr>
            <w:r>
              <w:rPr>
                <w:rFonts w:ascii="Noto Sans" w:hAnsi="Noto Sans" w:cs="Noto Sans"/>
                <w:color w:val="000000"/>
                <w:sz w:val="20"/>
                <w:szCs w:val="20"/>
              </w:rPr>
              <w:t>EU</w:t>
            </w:r>
          </w:p>
        </w:tc>
        <w:tc>
          <w:tcPr>
            <w:tcW w:w="7160" w:type="dxa"/>
            <w:shd w:val="clear" w:color="F4F8F5" w:fill="F4F8F5"/>
          </w:tcPr>
          <w:p w14:paraId="022F40D5" w14:textId="55C82D6E" w:rsidR="00263FA5" w:rsidRPr="00187D50" w:rsidRDefault="00263FA5">
            <w:pPr>
              <w:rPr>
                <w:rFonts w:ascii="Noto Sans" w:hAnsi="Noto Sans" w:cs="Noto Sans"/>
                <w:color w:val="000000"/>
                <w:sz w:val="20"/>
                <w:szCs w:val="20"/>
              </w:rPr>
            </w:pPr>
            <w:r>
              <w:rPr>
                <w:rFonts w:ascii="Noto Sans" w:hAnsi="Noto Sans" w:cs="Noto Sans"/>
                <w:color w:val="000000"/>
                <w:sz w:val="20"/>
                <w:szCs w:val="20"/>
              </w:rPr>
              <w:t>Europäische Union</w:t>
            </w:r>
          </w:p>
        </w:tc>
      </w:tr>
      <w:tr w:rsidR="00DC4AF7" w:rsidRPr="00187D50" w14:paraId="5ED027DA" w14:textId="77777777" w:rsidTr="00DC7041">
        <w:tc>
          <w:tcPr>
            <w:tcW w:w="2200" w:type="dxa"/>
            <w:shd w:val="clear" w:color="FFFFFF" w:fill="FFFFFF"/>
          </w:tcPr>
          <w:p w14:paraId="2E4A9AFF" w14:textId="5C3AED0B" w:rsidR="00DC4AF7" w:rsidRPr="00187D50" w:rsidRDefault="00685661">
            <w:pPr>
              <w:rPr>
                <w:rFonts w:ascii="Noto Sans" w:hAnsi="Noto Sans" w:cs="Noto Sans"/>
                <w:color w:val="000000"/>
                <w:sz w:val="20"/>
                <w:szCs w:val="20"/>
              </w:rPr>
            </w:pPr>
            <w:r>
              <w:rPr>
                <w:rFonts w:ascii="Noto Sans" w:hAnsi="Noto Sans" w:cs="Noto Sans"/>
                <w:color w:val="000000"/>
                <w:sz w:val="20"/>
                <w:szCs w:val="20"/>
              </w:rPr>
              <w:t>EU-DPF</w:t>
            </w:r>
          </w:p>
        </w:tc>
        <w:tc>
          <w:tcPr>
            <w:tcW w:w="7160" w:type="dxa"/>
            <w:shd w:val="clear" w:color="FFFFFF" w:fill="FFFFFF"/>
          </w:tcPr>
          <w:p w14:paraId="7F28E46D" w14:textId="5BA4B71B" w:rsidR="00DC4AF7" w:rsidRPr="00187D50" w:rsidRDefault="00685661">
            <w:pPr>
              <w:rPr>
                <w:rFonts w:ascii="Noto Sans" w:hAnsi="Noto Sans" w:cs="Noto Sans"/>
                <w:color w:val="000000"/>
                <w:sz w:val="20"/>
                <w:szCs w:val="20"/>
              </w:rPr>
            </w:pPr>
            <w:r>
              <w:rPr>
                <w:rFonts w:ascii="Noto Sans" w:hAnsi="Noto Sans" w:cs="Noto Sans"/>
                <w:color w:val="000000"/>
                <w:sz w:val="20"/>
                <w:szCs w:val="20"/>
              </w:rPr>
              <w:t>EU-U.S. Data Privacy Framework (Angemessenheitsbeschluss der EU-Kommission vom 10.07.2023 für Datentransfers in die USA)</w:t>
            </w:r>
          </w:p>
        </w:tc>
      </w:tr>
      <w:tr w:rsidR="00DC4AF7" w:rsidRPr="00187D50" w14:paraId="79637938" w14:textId="77777777" w:rsidTr="00DC7041">
        <w:tc>
          <w:tcPr>
            <w:tcW w:w="2200" w:type="dxa"/>
            <w:shd w:val="clear" w:color="F4F8F5" w:fill="F4F8F5"/>
          </w:tcPr>
          <w:p w14:paraId="7295B294" w14:textId="5911672A" w:rsidR="00DC4AF7" w:rsidRPr="00187D50" w:rsidRDefault="00685661">
            <w:pPr>
              <w:rPr>
                <w:rFonts w:ascii="Noto Sans" w:hAnsi="Noto Sans" w:cs="Noto Sans"/>
                <w:color w:val="000000"/>
                <w:sz w:val="20"/>
                <w:szCs w:val="20"/>
              </w:rPr>
            </w:pPr>
            <w:r>
              <w:rPr>
                <w:rFonts w:ascii="Noto Sans" w:hAnsi="Noto Sans" w:cs="Noto Sans"/>
                <w:color w:val="000000"/>
                <w:sz w:val="20"/>
                <w:szCs w:val="20"/>
              </w:rPr>
              <w:t>EUCS</w:t>
            </w:r>
          </w:p>
        </w:tc>
        <w:tc>
          <w:tcPr>
            <w:tcW w:w="7160" w:type="dxa"/>
            <w:shd w:val="clear" w:color="F4F8F5" w:fill="F4F8F5"/>
          </w:tcPr>
          <w:p w14:paraId="73F0D68B" w14:textId="0BAFA6BB" w:rsidR="00DC4AF7" w:rsidRPr="00187D50" w:rsidRDefault="00685661">
            <w:pPr>
              <w:rPr>
                <w:rFonts w:ascii="Noto Sans" w:hAnsi="Noto Sans" w:cs="Noto Sans"/>
                <w:color w:val="000000"/>
                <w:sz w:val="20"/>
                <w:szCs w:val="20"/>
                <w:lang w:val="en-US"/>
              </w:rPr>
            </w:pPr>
            <w:r>
              <w:rPr>
                <w:rFonts w:ascii="Noto Sans" w:hAnsi="Noto Sans" w:cs="Noto Sans"/>
                <w:color w:val="000000"/>
                <w:sz w:val="20"/>
                <w:szCs w:val="20"/>
                <w:lang w:val="en-US"/>
              </w:rPr>
              <w:t xml:space="preserve">European Cybersecurity Certification Scheme for Cloud (EU-Zertifizierungsschema für Cloud-Dienste)</w:t>
            </w:r>
          </w:p>
        </w:tc>
      </w:tr>
      <w:tr w:rsidR="00DC4AF7" w:rsidRPr="00187D50" w14:paraId="5A32B5FE" w14:textId="77777777" w:rsidTr="00DC7041">
        <w:tc>
          <w:tcPr>
            <w:tcW w:w="2200" w:type="dxa"/>
            <w:shd w:val="clear" w:color="FFFFFF" w:fill="FFFFFF"/>
          </w:tcPr>
          <w:p w14:paraId="782E5ABE" w14:textId="6C9BF9B2" w:rsidR="00DC4AF7" w:rsidRPr="00187D50" w:rsidRDefault="00685661">
            <w:pPr>
              <w:rPr>
                <w:rFonts w:ascii="Noto Sans" w:hAnsi="Noto Sans" w:cs="Noto Sans"/>
                <w:color w:val="000000"/>
                <w:sz w:val="20"/>
                <w:szCs w:val="20"/>
              </w:rPr>
            </w:pPr>
            <w:r>
              <w:rPr>
                <w:rFonts w:ascii="Noto Sans" w:hAnsi="Noto Sans" w:cs="Noto Sans"/>
                <w:color w:val="000000"/>
                <w:sz w:val="20"/>
                <w:szCs w:val="20"/>
              </w:rPr>
              <w:t>EVV</w:t>
            </w:r>
          </w:p>
        </w:tc>
        <w:tc>
          <w:tcPr>
            <w:tcW w:w="7160" w:type="dxa"/>
            <w:shd w:val="clear" w:color="FFFFFF" w:fill="FFFFFF"/>
          </w:tcPr>
          <w:p w14:paraId="255C1F8A" w14:textId="36C7107C" w:rsidR="00DC4AF7" w:rsidRPr="00187D50" w:rsidRDefault="00685661">
            <w:pPr>
              <w:rPr>
                <w:rFonts w:ascii="Noto Sans" w:hAnsi="Noto Sans" w:cs="Noto Sans"/>
                <w:color w:val="000000"/>
                <w:sz w:val="20"/>
                <w:szCs w:val="20"/>
              </w:rPr>
            </w:pPr>
            <w:r>
              <w:rPr>
                <w:rFonts w:ascii="Noto Sans" w:hAnsi="Noto Sans" w:cs="Noto Sans"/>
                <w:color w:val="000000"/>
                <w:sz w:val="20"/>
                <w:szCs w:val="20"/>
              </w:rPr>
              <w:t xml:space="preserve">Evaluation, Verification and Validation (Bewertung, Verifizierung und Validierung von Software-Items und -Produkten gemäß AQAP 2210 §5.8)</w:t>
            </w:r>
          </w:p>
        </w:tc>
      </w:tr>
      <w:tr w:rsidR="00DC4AF7" w:rsidRPr="00187D50" w14:paraId="238101B1" w14:textId="77777777" w:rsidTr="00DC7041">
        <w:tc>
          <w:tcPr>
            <w:tcW w:w="2200" w:type="dxa"/>
            <w:shd w:val="clear" w:color="F4F8F5" w:fill="F4F8F5"/>
          </w:tcPr>
          <w:p w14:paraId="667CA857" w14:textId="0DD03167" w:rsidR="00DC4AF7" w:rsidRPr="00187D50" w:rsidRDefault="00685661">
            <w:pPr>
              <w:rPr>
                <w:rFonts w:ascii="Noto Sans" w:hAnsi="Noto Sans" w:cs="Noto Sans"/>
                <w:color w:val="000000"/>
                <w:sz w:val="20"/>
                <w:szCs w:val="20"/>
              </w:rPr>
            </w:pPr>
            <w:r>
              <w:rPr>
                <w:rFonts w:ascii="Noto Sans" w:hAnsi="Noto Sans" w:cs="Noto Sans"/>
                <w:color w:val="000000"/>
                <w:sz w:val="20"/>
                <w:szCs w:val="20"/>
              </w:rPr>
              <w:lastRenderedPageBreak/>
              <w:t>FIPS</w:t>
            </w:r>
          </w:p>
        </w:tc>
        <w:tc>
          <w:tcPr>
            <w:tcW w:w="7160" w:type="dxa"/>
            <w:shd w:val="clear" w:color="F4F8F5" w:fill="F4F8F5"/>
          </w:tcPr>
          <w:p w14:paraId="5752EDFE" w14:textId="0703F36B" w:rsidR="00DC4AF7" w:rsidRPr="00187D50" w:rsidRDefault="00685661">
            <w:pPr>
              <w:rPr>
                <w:rFonts w:ascii="Noto Sans" w:hAnsi="Noto Sans" w:cs="Noto Sans"/>
                <w:color w:val="000000"/>
                <w:sz w:val="20"/>
                <w:szCs w:val="20"/>
              </w:rPr>
            </w:pPr>
            <w:r>
              <w:rPr>
                <w:rFonts w:ascii="Noto Sans" w:hAnsi="Noto Sans" w:cs="Noto Sans"/>
                <w:color w:val="000000"/>
                <w:sz w:val="20"/>
                <w:szCs w:val="20"/>
              </w:rPr>
              <w:t>Federal Information Processing Standards (US-Bundesstandards für Informationsverarbeitung, z. B. FIPS 140-3)</w:t>
            </w:r>
          </w:p>
        </w:tc>
      </w:tr>
      <w:tr w:rsidR="00DC4AF7" w:rsidRPr="00187D50" w14:paraId="005DFF51" w14:textId="77777777" w:rsidTr="00DC7041">
        <w:tc>
          <w:tcPr>
            <w:tcW w:w="2200" w:type="dxa"/>
            <w:shd w:val="clear" w:color="FFFFFF" w:fill="FFFFFF"/>
          </w:tcPr>
          <w:p w14:paraId="272AA3AB" w14:textId="3D9E0FC9" w:rsidR="00DC4AF7" w:rsidRPr="00187D50" w:rsidRDefault="00685661">
            <w:pPr>
              <w:rPr>
                <w:rFonts w:ascii="Noto Sans" w:hAnsi="Noto Sans" w:cs="Noto Sans"/>
                <w:color w:val="000000"/>
                <w:sz w:val="20"/>
                <w:szCs w:val="20"/>
              </w:rPr>
            </w:pPr>
            <w:r>
              <w:rPr>
                <w:rFonts w:ascii="Noto Sans" w:hAnsi="Noto Sans" w:cs="Noto Sans"/>
                <w:color w:val="000000"/>
                <w:sz w:val="20"/>
                <w:szCs w:val="20"/>
              </w:rPr>
              <w:t>FSR</w:t>
            </w:r>
          </w:p>
        </w:tc>
        <w:tc>
          <w:tcPr>
            <w:tcW w:w="7160" w:type="dxa"/>
            <w:shd w:val="clear" w:color="FFFFFF" w:fill="FFFFFF"/>
          </w:tcPr>
          <w:p w14:paraId="29D58BB9" w14:textId="73D06988" w:rsidR="00DC4AF7" w:rsidRPr="00187D50" w:rsidRDefault="00685661">
            <w:pPr>
              <w:rPr>
                <w:rFonts w:ascii="Noto Sans" w:hAnsi="Noto Sans" w:cs="Noto Sans"/>
                <w:color w:val="000000"/>
                <w:sz w:val="20"/>
                <w:szCs w:val="20"/>
              </w:rPr>
            </w:pPr>
            <w:r>
              <w:rPr>
                <w:rFonts w:ascii="Noto Sans" w:hAnsi="Noto Sans" w:cs="Noto Sans"/>
                <w:color w:val="000000"/>
                <w:sz w:val="20"/>
                <w:szCs w:val="20"/>
              </w:rPr>
              <w:t xml:space="preserve">Facility Security Requirements (TAPA-Sicherheitsanforderungen für Lager- und Umschlagsstandorte)</w:t>
            </w:r>
          </w:p>
        </w:tc>
      </w:tr>
      <w:tr w:rsidR="00DC4AF7" w:rsidRPr="00187D50" w14:paraId="0D7AB188" w14:textId="77777777" w:rsidTr="00DC7041">
        <w:tc>
          <w:tcPr>
            <w:tcW w:w="2200" w:type="dxa"/>
            <w:shd w:val="clear" w:color="F4F8F5" w:fill="F4F8F5"/>
          </w:tcPr>
          <w:p w14:paraId="3118885D" w14:textId="1D6D8C9B" w:rsidR="00DC4AF7" w:rsidRPr="00187D50" w:rsidRDefault="00685661">
            <w:pPr>
              <w:rPr>
                <w:rFonts w:ascii="Noto Sans" w:hAnsi="Noto Sans" w:cs="Noto Sans"/>
                <w:color w:val="000000"/>
                <w:sz w:val="20"/>
                <w:szCs w:val="20"/>
              </w:rPr>
            </w:pPr>
            <w:r>
              <w:rPr>
                <w:rFonts w:ascii="Noto Sans" w:hAnsi="Noto Sans" w:cs="Noto Sans"/>
                <w:color w:val="000000"/>
                <w:sz w:val="20"/>
                <w:szCs w:val="20"/>
              </w:rPr>
              <w:t>FUP / FU</w:t>
            </w:r>
          </w:p>
        </w:tc>
        <w:tc>
          <w:tcPr>
            <w:tcW w:w="7160" w:type="dxa"/>
            <w:shd w:val="clear" w:color="F4F8F5" w:fill="F4F8F5"/>
          </w:tcPr>
          <w:p w14:paraId="15342BA2" w14:textId="0EB7D613" w:rsidR="00DC4AF7" w:rsidRPr="00187D50" w:rsidRDefault="00685661">
            <w:pPr>
              <w:rPr>
                <w:rFonts w:ascii="Noto Sans" w:hAnsi="Noto Sans" w:cs="Noto Sans"/>
                <w:color w:val="000000"/>
                <w:sz w:val="20"/>
                <w:szCs w:val="20"/>
              </w:rPr>
            </w:pPr>
            <w:r>
              <w:rPr>
                <w:rFonts w:ascii="Noto Sans" w:hAnsi="Noto Sans" w:cs="Noto Sans"/>
                <w:color w:val="000000"/>
                <w:sz w:val="20"/>
                <w:szCs w:val="20"/>
              </w:rPr>
              <w:t>Follow-Up (Nachverfolgung und Wiederprüfung von Korrekturmaßnahmen bei festgestellten Abweichungen)</w:t>
            </w:r>
          </w:p>
        </w:tc>
      </w:tr>
      <w:tr w:rsidR="00DC4AF7" w:rsidRPr="00187D50" w14:paraId="5AE10BBC" w14:textId="77777777" w:rsidTr="00DC7041">
        <w:tc>
          <w:tcPr>
            <w:tcW w:w="2200" w:type="dxa"/>
            <w:shd w:val="clear" w:color="FFFFFF" w:fill="FFFFFF"/>
          </w:tcPr>
          <w:p w14:paraId="36F9736B" w14:textId="3D9C607B" w:rsidR="00DC4AF7" w:rsidRPr="00187D50" w:rsidRDefault="00685661">
            <w:pPr>
              <w:rPr>
                <w:rFonts w:ascii="Noto Sans" w:hAnsi="Noto Sans" w:cs="Noto Sans"/>
                <w:color w:val="000000"/>
                <w:sz w:val="20"/>
                <w:szCs w:val="20"/>
              </w:rPr>
            </w:pPr>
            <w:r>
              <w:rPr>
                <w:rFonts w:ascii="Noto Sans" w:hAnsi="Noto Sans" w:cs="Noto Sans"/>
                <w:color w:val="000000"/>
                <w:sz w:val="20"/>
                <w:szCs w:val="20"/>
              </w:rPr>
              <w:t>GGVSEB</w:t>
            </w:r>
          </w:p>
        </w:tc>
        <w:tc>
          <w:tcPr>
            <w:tcW w:w="7160" w:type="dxa"/>
            <w:shd w:val="clear" w:color="FFFFFF" w:fill="FFFFFF"/>
          </w:tcPr>
          <w:p w14:paraId="1ACD8E84" w14:textId="332E36C3" w:rsidR="00DC4AF7" w:rsidRPr="00187D50" w:rsidRDefault="00685661">
            <w:pPr>
              <w:rPr>
                <w:rFonts w:ascii="Noto Sans" w:hAnsi="Noto Sans" w:cs="Noto Sans"/>
                <w:color w:val="000000"/>
                <w:sz w:val="20"/>
                <w:szCs w:val="20"/>
              </w:rPr>
            </w:pPr>
            <w:r>
              <w:rPr>
                <w:rFonts w:ascii="Noto Sans" w:hAnsi="Noto Sans" w:cs="Noto Sans"/>
                <w:color w:val="000000"/>
                <w:sz w:val="20"/>
                <w:szCs w:val="20"/>
              </w:rPr>
              <w:t>Gefahrgutverordnung Straße, Eisenbahn, Binnenschifffahrt (deutsche Verordnung für innerstaatlichen Gefahrguttransport)</w:t>
            </w:r>
          </w:p>
        </w:tc>
      </w:tr>
      <w:tr w:rsidR="00263FA5" w:rsidRPr="00187D50" w14:paraId="1CB56C42" w14:textId="77777777" w:rsidTr="00DC7041">
        <w:tc>
          <w:tcPr>
            <w:tcW w:w="2200" w:type="dxa"/>
            <w:shd w:val="clear" w:color="F4F8F5" w:fill="F4F8F5"/>
          </w:tcPr>
          <w:p w14:paraId="2CD6581E" w14:textId="7706F47E" w:rsidR="00263FA5" w:rsidRPr="00187D50" w:rsidRDefault="00263FA5">
            <w:pPr>
              <w:rPr>
                <w:rFonts w:ascii="Noto Sans" w:hAnsi="Noto Sans" w:cs="Noto Sans"/>
                <w:color w:val="000000"/>
                <w:sz w:val="20"/>
                <w:szCs w:val="20"/>
              </w:rPr>
            </w:pPr>
            <w:r>
              <w:rPr>
                <w:rFonts w:ascii="Noto Sans" w:hAnsi="Noto Sans" w:cs="Noto Sans"/>
                <w:color w:val="000000"/>
                <w:sz w:val="20"/>
                <w:szCs w:val="20"/>
              </w:rPr>
              <w:t>GHB</w:t>
            </w:r>
          </w:p>
        </w:tc>
        <w:tc>
          <w:tcPr>
            <w:tcW w:w="7160" w:type="dxa"/>
            <w:shd w:val="clear" w:color="F4F8F5" w:fill="F4F8F5"/>
          </w:tcPr>
          <w:p w14:paraId="35FF42E0" w14:textId="61F5DB3B" w:rsidR="00263FA5" w:rsidRPr="00187D50" w:rsidRDefault="00263FA5">
            <w:pPr>
              <w:rPr>
                <w:rFonts w:ascii="Noto Sans" w:hAnsi="Noto Sans" w:cs="Noto Sans"/>
                <w:color w:val="000000"/>
                <w:sz w:val="20"/>
                <w:szCs w:val="20"/>
              </w:rPr>
            </w:pPr>
            <w:r>
              <w:rPr>
                <w:rFonts w:ascii="Noto Sans" w:hAnsi="Noto Sans" w:cs="Noto Sans"/>
                <w:color w:val="000000"/>
                <w:sz w:val="20"/>
                <w:szCs w:val="20"/>
              </w:rPr>
              <w:t>Geheimschutzhandbuch (Handbuch für den Geheimschutz in der Wirtschaft, herausgegeben vom BMWE)</w:t>
            </w:r>
          </w:p>
        </w:tc>
      </w:tr>
      <w:tr w:rsidR="00DC4AF7" w:rsidRPr="00187D50" w14:paraId="7D32B356" w14:textId="77777777" w:rsidTr="00DC7041">
        <w:tc>
          <w:tcPr>
            <w:tcW w:w="2200" w:type="dxa"/>
            <w:shd w:val="clear" w:color="FFFFFF" w:fill="FFFFFF"/>
          </w:tcPr>
          <w:p w14:paraId="068C0477" w14:textId="0EF795C8" w:rsidR="00DC4AF7" w:rsidRPr="00187D50" w:rsidRDefault="00685661">
            <w:pPr>
              <w:rPr>
                <w:rFonts w:ascii="Noto Sans" w:hAnsi="Noto Sans" w:cs="Noto Sans"/>
                <w:color w:val="000000"/>
                <w:sz w:val="20"/>
                <w:szCs w:val="20"/>
              </w:rPr>
            </w:pPr>
            <w:r>
              <w:rPr>
                <w:rFonts w:ascii="Noto Sans" w:hAnsi="Noto Sans" w:cs="Noto Sans"/>
                <w:color w:val="000000"/>
                <w:sz w:val="20"/>
                <w:szCs w:val="20"/>
              </w:rPr>
              <w:t>GQAR / GQA</w:t>
            </w:r>
          </w:p>
        </w:tc>
        <w:tc>
          <w:tcPr>
            <w:tcW w:w="7160" w:type="dxa"/>
            <w:shd w:val="clear" w:color="FFFFFF" w:fill="FFFFFF"/>
          </w:tcPr>
          <w:p w14:paraId="4494028D" w14:textId="4B39E34F" w:rsidR="00DC4AF7" w:rsidRPr="00187D50" w:rsidRDefault="00685661">
            <w:pPr>
              <w:rPr>
                <w:rFonts w:ascii="Noto Sans" w:hAnsi="Noto Sans" w:cs="Noto Sans"/>
                <w:color w:val="000000"/>
                <w:sz w:val="20"/>
                <w:szCs w:val="20"/>
              </w:rPr>
            </w:pPr>
            <w:r>
              <w:rPr>
                <w:rFonts w:ascii="Noto Sans" w:hAnsi="Noto Sans" w:cs="Noto Sans"/>
                <w:color w:val="000000"/>
                <w:sz w:val="20"/>
                <w:szCs w:val="20"/>
              </w:rPr>
              <w:t xml:space="preserve">Government Quality Assurance Representative / Government Quality Assurance (vom Auftraggeber benannter Vertreter zur staatlichen Qualitätssicherung gemäß AQAP/STANAG 4107)</w:t>
            </w:r>
          </w:p>
        </w:tc>
      </w:tr>
      <w:tr w:rsidR="00DC4AF7" w:rsidRPr="00187D50" w14:paraId="31280CF4" w14:textId="77777777" w:rsidTr="00DC7041">
        <w:tc>
          <w:tcPr>
            <w:tcW w:w="2200" w:type="dxa"/>
            <w:shd w:val="clear" w:color="FFFFFF" w:fill="FFFFFF"/>
          </w:tcPr>
          <w:p w14:paraId="7D67ED24" w14:textId="77777777" w:rsidR="003342AC" w:rsidRDefault="00D539D1">
            <w:pPr>
              <w:rPr>
                <w:rFonts w:ascii="Noto Sans" w:hAnsi="Noto Sans" w:cs="Noto Sans"/>
                <w:color w:val="000000"/>
                <w:sz w:val="20"/>
                <w:szCs w:val="20"/>
              </w:rPr>
            </w:pPr>
            <w:r>
              <w:rPr>
                <w:rFonts w:ascii="Noto Sans" w:hAnsi="Noto Sans" w:cs="Noto Sans"/>
                <w:color w:val="000000"/>
                <w:sz w:val="20"/>
                <w:szCs w:val="20"/>
              </w:rPr>
              <w:t>HS</w:t>
            </w:r>
          </w:p>
        </w:tc>
        <w:tc>
          <w:tcPr>
            <w:tcW w:w="7160" w:type="dxa"/>
            <w:shd w:val="clear" w:color="FFFFFF" w:fill="FFFFFF"/>
          </w:tcPr>
          <w:p w14:paraId="17018A6C" w14:textId="77777777" w:rsidR="003342AC" w:rsidRDefault="00D539D1">
            <w:pPr>
              <w:rPr>
                <w:rFonts w:ascii="Noto Sans" w:hAnsi="Noto Sans" w:cs="Noto Sans"/>
                <w:color w:val="000000"/>
                <w:sz w:val="20"/>
                <w:szCs w:val="20"/>
              </w:rPr>
            </w:pPr>
            <w:r>
              <w:rPr>
                <w:rFonts w:ascii="Noto Sans" w:hAnsi="Noto Sans" w:cs="Noto Sans"/>
                <w:color w:val="000000"/>
                <w:sz w:val="20"/>
                <w:szCs w:val="20"/>
              </w:rPr>
              <w:t>Hauptstandort (Zentrale/HQ) im Multi-Site-Ansatz</w:t>
            </w:r>
          </w:p>
        </w:tc>
      </w:tr>
      <w:tr w:rsidR="00DC4AF7" w:rsidRPr="00187D50" w14:paraId="646FF975" w14:textId="77777777" w:rsidTr="00DC7041">
        <w:tc>
          <w:tcPr>
            <w:tcW w:w="2200" w:type="dxa"/>
            <w:shd w:val="clear" w:color="FFFFFF" w:fill="FFFFFF"/>
          </w:tcPr>
          <w:p w14:paraId="6885BD90" w14:textId="77777777" w:rsidR="003342AC" w:rsidRDefault="00D539D1">
            <w:pPr>
              <w:rPr>
                <w:rFonts w:ascii="Noto Sans" w:hAnsi="Noto Sans" w:cs="Noto Sans"/>
                <w:color w:val="000000"/>
                <w:sz w:val="20"/>
                <w:szCs w:val="20"/>
              </w:rPr>
            </w:pPr>
            <w:r>
              <w:rPr>
                <w:rFonts w:ascii="Noto Sans" w:hAnsi="Noto Sans" w:cs="Noto Sans"/>
                <w:color w:val="000000"/>
                <w:sz w:val="20"/>
                <w:szCs w:val="20"/>
              </w:rPr>
              <w:t>IAF</w:t>
            </w:r>
          </w:p>
        </w:tc>
        <w:tc>
          <w:tcPr>
            <w:tcW w:w="7160" w:type="dxa"/>
            <w:shd w:val="clear" w:color="FFFFFF" w:fill="FFFFFF"/>
          </w:tcPr>
          <w:p w14:paraId="6DC61DBE" w14:textId="77777777" w:rsidR="003342AC" w:rsidRDefault="00D539D1">
            <w:pPr>
              <w:rPr>
                <w:rFonts w:ascii="Noto Sans" w:hAnsi="Noto Sans" w:cs="Noto Sans"/>
                <w:color w:val="000000"/>
                <w:sz w:val="20"/>
                <w:szCs w:val="20"/>
              </w:rPr>
            </w:pPr>
            <w:r>
              <w:rPr>
                <w:rFonts w:ascii="Noto Sans" w:hAnsi="Noto Sans" w:cs="Noto Sans"/>
                <w:color w:val="000000"/>
                <w:sz w:val="20"/>
                <w:szCs w:val="20"/>
              </w:rPr>
              <w:t>International Accreditation Forum (u. a. Herausgeber von IAF MD 1 zur Stichprobenprüfung mehrerer Standorte)</w:t>
            </w:r>
          </w:p>
        </w:tc>
      </w:tr>
      <w:tr w:rsidR="00DC4AF7" w:rsidRPr="00187D50" w14:paraId="15F6F01F" w14:textId="77777777" w:rsidTr="00DC7041">
        <w:tc>
          <w:tcPr>
            <w:tcW w:w="2200" w:type="dxa"/>
            <w:shd w:val="clear" w:color="F4F8F5" w:fill="F4F8F5"/>
          </w:tcPr>
          <w:p w14:paraId="1D16DB76" w14:textId="06D23CBF" w:rsidR="00DC4AF7" w:rsidRPr="00187D50" w:rsidRDefault="00685661">
            <w:pPr>
              <w:rPr>
                <w:rFonts w:ascii="Noto Sans" w:hAnsi="Noto Sans" w:cs="Noto Sans"/>
                <w:color w:val="000000"/>
                <w:sz w:val="20"/>
                <w:szCs w:val="20"/>
              </w:rPr>
            </w:pPr>
            <w:r>
              <w:rPr>
                <w:rFonts w:ascii="Noto Sans" w:hAnsi="Noto Sans" w:cs="Noto Sans"/>
                <w:color w:val="000000"/>
                <w:sz w:val="20"/>
                <w:szCs w:val="20"/>
              </w:rPr>
              <w:t>IAM</w:t>
            </w:r>
          </w:p>
        </w:tc>
        <w:tc>
          <w:tcPr>
            <w:tcW w:w="7160" w:type="dxa"/>
            <w:shd w:val="clear" w:color="F4F8F5" w:fill="F4F8F5"/>
          </w:tcPr>
          <w:p w14:paraId="10EE0307" w14:textId="4A712635" w:rsidR="00DC4AF7" w:rsidRPr="00187D50" w:rsidRDefault="00685661">
            <w:pPr>
              <w:rPr>
                <w:rFonts w:ascii="Noto Sans" w:hAnsi="Noto Sans" w:cs="Noto Sans"/>
                <w:color w:val="000000"/>
                <w:sz w:val="20"/>
                <w:szCs w:val="20"/>
              </w:rPr>
            </w:pPr>
            <w:r>
              <w:rPr>
                <w:rFonts w:ascii="Noto Sans" w:hAnsi="Noto Sans" w:cs="Noto Sans"/>
                <w:color w:val="000000"/>
                <w:sz w:val="20"/>
                <w:szCs w:val="20"/>
              </w:rPr>
              <w:t>Identity and Access Management (Identitäts- und Zugriffsverwaltung)</w:t>
            </w:r>
          </w:p>
        </w:tc>
      </w:tr>
      <w:tr w:rsidR="00DC4AF7" w:rsidRPr="00D539D1" w14:paraId="61F74A9F" w14:textId="77777777" w:rsidTr="00DC7041">
        <w:tc>
          <w:tcPr>
            <w:tcW w:w="2200" w:type="dxa"/>
            <w:shd w:val="clear" w:color="FFFFFF" w:fill="FFFFFF"/>
          </w:tcPr>
          <w:p w14:paraId="3D66A12A" w14:textId="71D38948" w:rsidR="00DC4AF7" w:rsidRPr="00187D50" w:rsidRDefault="00685661">
            <w:pPr>
              <w:rPr>
                <w:rFonts w:ascii="Noto Sans" w:hAnsi="Noto Sans" w:cs="Noto Sans"/>
                <w:color w:val="000000"/>
                <w:sz w:val="20"/>
                <w:szCs w:val="20"/>
              </w:rPr>
            </w:pPr>
            <w:r>
              <w:rPr>
                <w:rFonts w:ascii="Noto Sans" w:hAnsi="Noto Sans" w:cs="Noto Sans"/>
                <w:color w:val="000000"/>
                <w:sz w:val="20"/>
                <w:szCs w:val="20"/>
              </w:rPr>
              <w:t>ICS / SCADA</w:t>
            </w:r>
          </w:p>
        </w:tc>
        <w:tc>
          <w:tcPr>
            <w:tcW w:w="7160" w:type="dxa"/>
            <w:shd w:val="clear" w:color="FFFFFF" w:fill="FFFFFF"/>
          </w:tcPr>
          <w:p w14:paraId="2541A22C" w14:textId="5B467AAD" w:rsidR="00DC4AF7" w:rsidRPr="00187D50" w:rsidRDefault="00685661">
            <w:pPr>
              <w:rPr>
                <w:rFonts w:ascii="Noto Sans" w:hAnsi="Noto Sans" w:cs="Noto Sans"/>
                <w:color w:val="000000"/>
                <w:sz w:val="20"/>
                <w:szCs w:val="20"/>
                <w:lang w:val="en-US"/>
              </w:rPr>
            </w:pPr>
            <w:r>
              <w:rPr>
                <w:rFonts w:ascii="Noto Sans" w:hAnsi="Noto Sans" w:cs="Noto Sans"/>
                <w:color w:val="000000"/>
                <w:sz w:val="20"/>
                <w:szCs w:val="20"/>
                <w:lang w:val="en-US"/>
              </w:rPr>
              <w:t xml:space="preserve">Industrial Control Systems / Supervisory Control and Data Acquisition (industrielle Steuerungssysteme bzw. Leitsysteme; Teilmenge von OT)</w:t>
            </w:r>
          </w:p>
        </w:tc>
      </w:tr>
      <w:tr w:rsidR="00DC4AF7" w:rsidRPr="00187D50" w14:paraId="21628B7B" w14:textId="77777777" w:rsidTr="00DC7041">
        <w:tc>
          <w:tcPr>
            <w:tcW w:w="2200" w:type="dxa"/>
            <w:shd w:val="clear" w:color="F4F8F5" w:fill="F4F8F5"/>
          </w:tcPr>
          <w:p w14:paraId="66F6B164" w14:textId="39DD31DD" w:rsidR="00DC4AF7" w:rsidRPr="00187D50" w:rsidRDefault="00685661">
            <w:pPr>
              <w:rPr>
                <w:rFonts w:ascii="Noto Sans" w:hAnsi="Noto Sans" w:cs="Noto Sans"/>
                <w:color w:val="000000"/>
                <w:sz w:val="20"/>
                <w:szCs w:val="20"/>
              </w:rPr>
            </w:pPr>
            <w:r>
              <w:rPr>
                <w:rFonts w:ascii="Noto Sans" w:hAnsi="Noto Sans" w:cs="Noto Sans"/>
                <w:color w:val="000000"/>
                <w:sz w:val="20"/>
                <w:szCs w:val="20"/>
              </w:rPr>
              <w:t>ICT</w:t>
            </w:r>
          </w:p>
        </w:tc>
        <w:tc>
          <w:tcPr>
            <w:tcW w:w="7160" w:type="dxa"/>
            <w:shd w:val="clear" w:color="F4F8F5" w:fill="F4F8F5"/>
          </w:tcPr>
          <w:p w14:paraId="21003E4B" w14:textId="75CEBE27" w:rsidR="00DC4AF7" w:rsidRPr="00187D50" w:rsidRDefault="00685661">
            <w:pPr>
              <w:rPr>
                <w:rFonts w:ascii="Noto Sans" w:hAnsi="Noto Sans" w:cs="Noto Sans"/>
                <w:color w:val="000000"/>
                <w:sz w:val="20"/>
                <w:szCs w:val="20"/>
              </w:rPr>
            </w:pPr>
            <w:r>
              <w:rPr>
                <w:rFonts w:ascii="Noto Sans" w:hAnsi="Noto Sans" w:cs="Noto Sans"/>
                <w:color w:val="000000"/>
                <w:sz w:val="20"/>
                <w:szCs w:val="20"/>
              </w:rPr>
              <w:t>Information and Communication Technology (in DORA verwendeter Sammelbegriff, z. B. ICT-Drittparteien, ICT-Risikomanagement)</w:t>
            </w:r>
          </w:p>
        </w:tc>
      </w:tr>
      <w:tr w:rsidR="00DC4AF7" w:rsidRPr="00187D50" w14:paraId="01E7DD62" w14:textId="77777777" w:rsidTr="00DC7041">
        <w:tc>
          <w:tcPr>
            <w:tcW w:w="2200" w:type="dxa"/>
            <w:shd w:val="clear" w:color="FFFFFF" w:fill="FFFFFF"/>
          </w:tcPr>
          <w:p w14:paraId="5C8DA50E" w14:textId="1761DA54" w:rsidR="00DC4AF7" w:rsidRPr="00187D50" w:rsidRDefault="00685661">
            <w:pPr>
              <w:rPr>
                <w:rFonts w:ascii="Noto Sans" w:hAnsi="Noto Sans" w:cs="Noto Sans"/>
                <w:color w:val="000000"/>
                <w:sz w:val="20"/>
                <w:szCs w:val="20"/>
              </w:rPr>
            </w:pPr>
            <w:r>
              <w:rPr>
                <w:rFonts w:ascii="Noto Sans" w:hAnsi="Noto Sans" w:cs="Noto Sans"/>
                <w:color w:val="000000"/>
                <w:sz w:val="20"/>
                <w:szCs w:val="20"/>
              </w:rPr>
              <w:t>IEC 62443</w:t>
            </w:r>
          </w:p>
        </w:tc>
        <w:tc>
          <w:tcPr>
            <w:tcW w:w="7160" w:type="dxa"/>
            <w:shd w:val="clear" w:color="FFFFFF" w:fill="FFFFFF"/>
          </w:tcPr>
          <w:p w14:paraId="4101ECD7" w14:textId="20017B3F" w:rsidR="00DC4AF7" w:rsidRPr="00187D50" w:rsidRDefault="00685661">
            <w:pPr>
              <w:rPr>
                <w:rFonts w:ascii="Noto Sans" w:hAnsi="Noto Sans" w:cs="Noto Sans"/>
                <w:color w:val="000000"/>
                <w:sz w:val="20"/>
                <w:szCs w:val="20"/>
                <w:lang w:val="en-US"/>
              </w:rPr>
            </w:pPr>
            <w:r>
              <w:rPr>
                <w:rFonts w:ascii="Noto Sans" w:hAnsi="Noto Sans" w:cs="Noto Sans"/>
                <w:color w:val="000000"/>
                <w:sz w:val="20"/>
                <w:szCs w:val="20"/>
                <w:lang w:val="en-US"/>
              </w:rPr>
              <w:t xml:space="preserve">Industrial Automation and Control Systems Security (Normenreihe für OT- und ICS-Sicherheit)</w:t>
            </w:r>
          </w:p>
        </w:tc>
      </w:tr>
      <w:tr w:rsidR="00DC4AF7" w:rsidRPr="00187D50" w14:paraId="3677F21A" w14:textId="77777777" w:rsidTr="00DC7041">
        <w:tc>
          <w:tcPr>
            <w:tcW w:w="2200" w:type="dxa"/>
            <w:shd w:val="clear" w:color="F4F8F5" w:fill="F4F8F5"/>
          </w:tcPr>
          <w:p w14:paraId="3724B3F2" w14:textId="73E1D23C" w:rsidR="00DC4AF7" w:rsidRPr="00187D50" w:rsidRDefault="00685661">
            <w:pPr>
              <w:rPr>
                <w:rFonts w:ascii="Noto Sans" w:hAnsi="Noto Sans" w:cs="Noto Sans"/>
                <w:color w:val="000000"/>
                <w:sz w:val="20"/>
                <w:szCs w:val="20"/>
              </w:rPr>
            </w:pPr>
            <w:r>
              <w:rPr>
                <w:rFonts w:ascii="Noto Sans" w:hAnsi="Noto Sans" w:cs="Noto Sans"/>
                <w:color w:val="000000"/>
                <w:sz w:val="20"/>
                <w:szCs w:val="20"/>
              </w:rPr>
              <w:t>IMDG</w:t>
            </w:r>
          </w:p>
        </w:tc>
        <w:tc>
          <w:tcPr>
            <w:tcW w:w="7160" w:type="dxa"/>
            <w:shd w:val="clear" w:color="F4F8F5" w:fill="F4F8F5"/>
          </w:tcPr>
          <w:p w14:paraId="16181F5D" w14:textId="394B4A66" w:rsidR="00DC4AF7" w:rsidRPr="00187D50" w:rsidRDefault="00685661">
            <w:pPr>
              <w:rPr>
                <w:rFonts w:ascii="Noto Sans" w:hAnsi="Noto Sans" w:cs="Noto Sans"/>
                <w:color w:val="000000"/>
                <w:sz w:val="20"/>
                <w:szCs w:val="20"/>
              </w:rPr>
            </w:pPr>
            <w:r>
              <w:rPr>
                <w:rFonts w:ascii="Noto Sans" w:hAnsi="Noto Sans" w:cs="Noto Sans"/>
                <w:color w:val="000000"/>
                <w:sz w:val="20"/>
                <w:szCs w:val="20"/>
              </w:rPr>
              <w:t xml:space="preserve">International Maritime Dangerous Goods Code (internationaler Code für Gefahrguttransport auf See)</w:t>
            </w:r>
          </w:p>
        </w:tc>
      </w:tr>
      <w:tr w:rsidR="00DC4AF7" w:rsidRPr="00187D50" w14:paraId="08BB92F3" w14:textId="77777777" w:rsidTr="00DC7041">
        <w:tc>
          <w:tcPr>
            <w:tcW w:w="2200" w:type="dxa"/>
            <w:shd w:val="clear" w:color="FFFFFF" w:fill="FFFFFF"/>
          </w:tcPr>
          <w:p w14:paraId="328F9594" w14:textId="1871F59C" w:rsidR="00DC4AF7" w:rsidRPr="00187D50" w:rsidRDefault="00685661">
            <w:pPr>
              <w:rPr>
                <w:rFonts w:ascii="Noto Sans" w:hAnsi="Noto Sans" w:cs="Noto Sans"/>
                <w:color w:val="000000"/>
                <w:sz w:val="20"/>
                <w:szCs w:val="20"/>
              </w:rPr>
            </w:pPr>
            <w:r>
              <w:rPr>
                <w:rFonts w:ascii="Noto Sans" w:hAnsi="Noto Sans" w:cs="Noto Sans"/>
                <w:color w:val="000000"/>
                <w:sz w:val="20"/>
                <w:szCs w:val="20"/>
              </w:rPr>
              <w:t>IS</w:t>
            </w:r>
          </w:p>
        </w:tc>
        <w:tc>
          <w:tcPr>
            <w:tcW w:w="7160" w:type="dxa"/>
            <w:shd w:val="clear" w:color="FFFFFF" w:fill="FFFFFF"/>
          </w:tcPr>
          <w:p w14:paraId="496A2934" w14:textId="66E8313E" w:rsidR="00DC4AF7" w:rsidRPr="00187D50" w:rsidRDefault="00685661">
            <w:pPr>
              <w:rPr>
                <w:rFonts w:ascii="Noto Sans" w:hAnsi="Noto Sans" w:cs="Noto Sans"/>
                <w:color w:val="000000"/>
                <w:sz w:val="20"/>
                <w:szCs w:val="20"/>
              </w:rPr>
            </w:pPr>
            <w:r>
              <w:rPr>
                <w:rFonts w:ascii="Noto Sans" w:hAnsi="Noto Sans" w:cs="Noto Sans"/>
                <w:color w:val="000000"/>
                <w:sz w:val="20"/>
                <w:szCs w:val="20"/>
              </w:rPr>
              <w:t>Informationssicherheit (Schutz von Vertraulichkeit, Integrität, Verfügbarkeit von Informationen)</w:t>
            </w:r>
          </w:p>
        </w:tc>
      </w:tr>
      <w:tr w:rsidR="00DC4AF7" w:rsidRPr="00187D50" w14:paraId="643C8D31" w14:textId="77777777" w:rsidTr="00DC7041">
        <w:tc>
          <w:tcPr>
            <w:tcW w:w="2200" w:type="dxa"/>
            <w:shd w:val="clear" w:color="F4F8F5" w:fill="F4F8F5"/>
          </w:tcPr>
          <w:p w14:paraId="1F012CB3" w14:textId="74B613FA" w:rsidR="00DC4AF7" w:rsidRPr="00187D50" w:rsidRDefault="00685661">
            <w:pPr>
              <w:rPr>
                <w:rFonts w:ascii="Noto Sans" w:hAnsi="Noto Sans" w:cs="Noto Sans"/>
                <w:color w:val="000000"/>
                <w:sz w:val="20"/>
                <w:szCs w:val="20"/>
              </w:rPr>
            </w:pPr>
            <w:r>
              <w:rPr>
                <w:rFonts w:ascii="Noto Sans" w:hAnsi="Noto Sans" w:cs="Noto Sans"/>
                <w:color w:val="000000"/>
                <w:sz w:val="20"/>
                <w:szCs w:val="20"/>
              </w:rPr>
              <w:t>ISB</w:t>
            </w:r>
          </w:p>
        </w:tc>
        <w:tc>
          <w:tcPr>
            <w:tcW w:w="7160" w:type="dxa"/>
            <w:shd w:val="clear" w:color="F4F8F5" w:fill="F4F8F5"/>
          </w:tcPr>
          <w:p w14:paraId="0B1CA041" w14:textId="082952B6" w:rsidR="00DC4AF7" w:rsidRPr="00187D50" w:rsidRDefault="00685661">
            <w:pPr>
              <w:rPr>
                <w:rFonts w:ascii="Noto Sans" w:hAnsi="Noto Sans" w:cs="Noto Sans"/>
                <w:color w:val="000000"/>
                <w:sz w:val="20"/>
                <w:szCs w:val="20"/>
              </w:rPr>
            </w:pPr>
            <w:r>
              <w:rPr>
                <w:rFonts w:ascii="Noto Sans" w:hAnsi="Noto Sans" w:cs="Noto Sans"/>
                <w:color w:val="000000"/>
                <w:sz w:val="20"/>
                <w:szCs w:val="20"/>
              </w:rPr>
              <w:t>Informationssicherheitsbeauftragter (benannte Person mit operativer Verantwortung für das ISMS)</w:t>
            </w:r>
          </w:p>
        </w:tc>
      </w:tr>
      <w:tr w:rsidR="00DC4AF7" w:rsidRPr="00187D50" w14:paraId="1B2ABE83" w14:textId="77777777" w:rsidTr="00DC7041">
        <w:tc>
          <w:tcPr>
            <w:tcW w:w="2200" w:type="dxa"/>
            <w:shd w:val="clear" w:color="FFFFFF" w:fill="FFFFFF"/>
          </w:tcPr>
          <w:p w14:paraId="020177C2" w14:textId="3456D161" w:rsidR="00DC4AF7" w:rsidRPr="00187D50" w:rsidRDefault="00685661">
            <w:pPr>
              <w:rPr>
                <w:rFonts w:ascii="Noto Sans" w:hAnsi="Noto Sans" w:cs="Noto Sans"/>
                <w:color w:val="000000"/>
                <w:sz w:val="20"/>
                <w:szCs w:val="20"/>
              </w:rPr>
            </w:pPr>
            <w:r>
              <w:rPr>
                <w:rFonts w:ascii="Noto Sans" w:hAnsi="Noto Sans" w:cs="Noto Sans"/>
                <w:color w:val="000000"/>
                <w:sz w:val="20"/>
                <w:szCs w:val="20"/>
              </w:rPr>
              <w:t>ISMS</w:t>
            </w:r>
          </w:p>
        </w:tc>
        <w:tc>
          <w:tcPr>
            <w:tcW w:w="7160" w:type="dxa"/>
            <w:shd w:val="clear" w:color="FFFFFF" w:fill="FFFFFF"/>
          </w:tcPr>
          <w:p w14:paraId="0D5BF09F" w14:textId="01AB5819" w:rsidR="00DC4AF7" w:rsidRPr="00187D50" w:rsidRDefault="00685661">
            <w:pPr>
              <w:rPr>
                <w:rFonts w:ascii="Noto Sans" w:hAnsi="Noto Sans" w:cs="Noto Sans"/>
                <w:color w:val="000000"/>
                <w:sz w:val="20"/>
                <w:szCs w:val="20"/>
                <w:lang w:val="en-US"/>
              </w:rPr>
            </w:pPr>
            <w:r>
              <w:rPr>
                <w:rFonts w:ascii="Noto Sans" w:hAnsi="Noto Sans" w:cs="Noto Sans"/>
                <w:color w:val="000000"/>
                <w:sz w:val="20"/>
                <w:szCs w:val="20"/>
                <w:lang w:val="en-US"/>
              </w:rPr>
              <w:t>Information Security Management System (Informationssicherheits-Managementsystem)</w:t>
            </w:r>
          </w:p>
        </w:tc>
      </w:tr>
      <w:tr w:rsidR="00DC4AF7" w:rsidRPr="00187D50" w14:paraId="1ECCD7E5" w14:textId="77777777" w:rsidTr="00DC7041">
        <w:tc>
          <w:tcPr>
            <w:tcW w:w="2200" w:type="dxa"/>
            <w:shd w:val="clear" w:color="F4F8F5" w:fill="F4F8F5"/>
          </w:tcPr>
          <w:p w14:paraId="51DB5B4A" w14:textId="255F731A" w:rsidR="00DC4AF7" w:rsidRPr="00187D50" w:rsidRDefault="00685661">
            <w:pPr>
              <w:rPr>
                <w:rFonts w:ascii="Noto Sans" w:hAnsi="Noto Sans" w:cs="Noto Sans"/>
                <w:color w:val="000000"/>
                <w:sz w:val="20"/>
                <w:szCs w:val="20"/>
              </w:rPr>
            </w:pPr>
            <w:r>
              <w:rPr>
                <w:rFonts w:ascii="Noto Sans" w:hAnsi="Noto Sans" w:cs="Noto Sans"/>
                <w:color w:val="000000"/>
                <w:sz w:val="20"/>
                <w:szCs w:val="20"/>
              </w:rPr>
              <w:t>ISO (Rolle)</w:t>
            </w:r>
          </w:p>
        </w:tc>
        <w:tc>
          <w:tcPr>
            <w:tcW w:w="7160" w:type="dxa"/>
            <w:shd w:val="clear" w:color="F4F8F5" w:fill="F4F8F5"/>
          </w:tcPr>
          <w:p w14:paraId="674A0C75" w14:textId="59CF72E1" w:rsidR="00DC4AF7" w:rsidRPr="00187D50" w:rsidRDefault="00685661">
            <w:pPr>
              <w:rPr>
                <w:rFonts w:ascii="Noto Sans" w:hAnsi="Noto Sans" w:cs="Noto Sans"/>
                <w:color w:val="000000"/>
                <w:sz w:val="20"/>
                <w:szCs w:val="20"/>
              </w:rPr>
            </w:pPr>
            <w:r>
              <w:rPr>
                <w:rFonts w:ascii="Noto Sans" w:hAnsi="Noto Sans" w:cs="Noto Sans"/>
                <w:color w:val="000000"/>
                <w:sz w:val="20"/>
                <w:szCs w:val="20"/>
              </w:rPr>
              <w:t>Information Security Officer (verantwortliche Rolle für Informationssicherheit auf Organisations- oder Standortebene; nicht zu verwechseln mit der Normungsorganisation ISO)</w:t>
            </w:r>
          </w:p>
        </w:tc>
      </w:tr>
      <w:tr w:rsidR="00DC4AF7" w:rsidRPr="00187D50" w14:paraId="4C108876" w14:textId="77777777" w:rsidTr="00DC7041">
        <w:tc>
          <w:tcPr>
            <w:tcW w:w="2200" w:type="dxa"/>
            <w:shd w:val="clear" w:color="FFFFFF" w:fill="FFFFFF"/>
          </w:tcPr>
          <w:p w14:paraId="33833B8B" w14:textId="067708B2" w:rsidR="00DC4AF7" w:rsidRPr="00187D50" w:rsidRDefault="00685661">
            <w:pPr>
              <w:rPr>
                <w:rFonts w:ascii="Noto Sans" w:hAnsi="Noto Sans" w:cs="Noto Sans"/>
                <w:color w:val="000000"/>
                <w:sz w:val="20"/>
                <w:szCs w:val="20"/>
              </w:rPr>
            </w:pPr>
            <w:r>
              <w:rPr>
                <w:rFonts w:ascii="Noto Sans" w:hAnsi="Noto Sans" w:cs="Noto Sans"/>
                <w:color w:val="000000"/>
                <w:sz w:val="20"/>
                <w:szCs w:val="20"/>
              </w:rPr>
              <w:t>ISO 22301</w:t>
            </w:r>
          </w:p>
        </w:tc>
        <w:tc>
          <w:tcPr>
            <w:tcW w:w="7160" w:type="dxa"/>
            <w:shd w:val="clear" w:color="FFFFFF" w:fill="FFFFFF"/>
          </w:tcPr>
          <w:p w14:paraId="4C9004AF" w14:textId="1F9537CF" w:rsidR="00DC4AF7" w:rsidRPr="00187D50" w:rsidRDefault="00685661">
            <w:pPr>
              <w:rPr>
                <w:rFonts w:ascii="Noto Sans" w:hAnsi="Noto Sans" w:cs="Noto Sans"/>
                <w:color w:val="000000"/>
                <w:sz w:val="20"/>
                <w:szCs w:val="20"/>
                <w:lang w:val="en-US"/>
              </w:rPr>
            </w:pPr>
            <w:r>
              <w:rPr>
                <w:rFonts w:ascii="Noto Sans" w:hAnsi="Noto Sans" w:cs="Noto Sans"/>
                <w:color w:val="000000"/>
                <w:sz w:val="20"/>
                <w:szCs w:val="20"/>
                <w:lang w:val="en-US"/>
              </w:rPr>
              <w:t xml:space="preserve">Business Continuity Management Systems (Standard für Betriebskontinuitätsmanagement)</w:t>
            </w:r>
          </w:p>
        </w:tc>
      </w:tr>
      <w:tr w:rsidR="00DC4AF7" w:rsidRPr="00187D50" w14:paraId="7ED51381" w14:textId="77777777" w:rsidTr="00DC7041">
        <w:tc>
          <w:tcPr>
            <w:tcW w:w="2200" w:type="dxa"/>
            <w:shd w:val="clear" w:color="F4F8F5" w:fill="F4F8F5"/>
          </w:tcPr>
          <w:p w14:paraId="314FFD5F" w14:textId="00817898" w:rsidR="00DC4AF7" w:rsidRPr="00187D50" w:rsidRDefault="00685661">
            <w:pPr>
              <w:rPr>
                <w:rFonts w:ascii="Noto Sans" w:hAnsi="Noto Sans" w:cs="Noto Sans"/>
                <w:color w:val="000000"/>
                <w:sz w:val="20"/>
                <w:szCs w:val="20"/>
              </w:rPr>
            </w:pPr>
            <w:r>
              <w:rPr>
                <w:rFonts w:ascii="Noto Sans" w:hAnsi="Noto Sans" w:cs="Noto Sans"/>
                <w:color w:val="000000"/>
                <w:sz w:val="20"/>
                <w:szCs w:val="20"/>
              </w:rPr>
              <w:t>ISO/IEC 27001</w:t>
            </w:r>
          </w:p>
        </w:tc>
        <w:tc>
          <w:tcPr>
            <w:tcW w:w="7160" w:type="dxa"/>
            <w:shd w:val="clear" w:color="F4F8F5" w:fill="F4F8F5"/>
          </w:tcPr>
          <w:p w14:paraId="64B7EB91" w14:textId="773298F9" w:rsidR="00DC4AF7" w:rsidRPr="00187D50" w:rsidRDefault="00685661">
            <w:pPr>
              <w:rPr>
                <w:rFonts w:ascii="Noto Sans" w:hAnsi="Noto Sans" w:cs="Noto Sans"/>
                <w:color w:val="000000"/>
                <w:sz w:val="20"/>
                <w:szCs w:val="20"/>
                <w:lang w:val="en-US"/>
              </w:rPr>
            </w:pPr>
            <w:r>
              <w:rPr>
                <w:rFonts w:ascii="Noto Sans" w:hAnsi="Noto Sans" w:cs="Noto Sans"/>
                <w:color w:val="000000"/>
                <w:sz w:val="20"/>
                <w:szCs w:val="20"/>
                <w:lang w:val="en-US"/>
              </w:rPr>
              <w:t xml:space="preserve">Information Security Management Systems – Requirements (internationaler Standard für ISMS, Version 2022)</w:t>
            </w:r>
          </w:p>
        </w:tc>
      </w:tr>
      <w:tr w:rsidR="00DC4AF7" w:rsidRPr="00187D50" w14:paraId="14ADC3A2" w14:textId="77777777" w:rsidTr="00DC7041">
        <w:tc>
          <w:tcPr>
            <w:tcW w:w="2200" w:type="dxa"/>
            <w:shd w:val="clear" w:color="FFFFFF" w:fill="FFFFFF"/>
          </w:tcPr>
          <w:p w14:paraId="4F5A4967" w14:textId="6B237819" w:rsidR="00DC4AF7" w:rsidRPr="00187D50" w:rsidRDefault="00685661">
            <w:pPr>
              <w:rPr>
                <w:rFonts w:ascii="Noto Sans" w:hAnsi="Noto Sans" w:cs="Noto Sans"/>
                <w:color w:val="000000"/>
                <w:sz w:val="20"/>
                <w:szCs w:val="20"/>
              </w:rPr>
            </w:pPr>
            <w:r>
              <w:rPr>
                <w:rFonts w:ascii="Noto Sans" w:hAnsi="Noto Sans" w:cs="Noto Sans"/>
                <w:color w:val="000000"/>
                <w:sz w:val="20"/>
                <w:szCs w:val="20"/>
              </w:rPr>
              <w:t>ISO 28000</w:t>
            </w:r>
          </w:p>
        </w:tc>
        <w:tc>
          <w:tcPr>
            <w:tcW w:w="7160" w:type="dxa"/>
            <w:shd w:val="clear" w:color="FFFFFF" w:fill="FFFFFF"/>
          </w:tcPr>
          <w:p w14:paraId="55BED2E7" w14:textId="4AC349CC" w:rsidR="00DC4AF7" w:rsidRPr="00187D50" w:rsidRDefault="00685661">
            <w:pPr>
              <w:rPr>
                <w:rFonts w:ascii="Noto Sans" w:hAnsi="Noto Sans" w:cs="Noto Sans"/>
                <w:color w:val="000000"/>
                <w:sz w:val="20"/>
                <w:szCs w:val="20"/>
                <w:lang w:val="en-US"/>
              </w:rPr>
            </w:pPr>
            <w:r>
              <w:rPr>
                <w:rFonts w:ascii="Noto Sans" w:hAnsi="Noto Sans" w:cs="Noto Sans"/>
                <w:color w:val="000000"/>
                <w:sz w:val="20"/>
                <w:szCs w:val="20"/>
                <w:lang w:val="en-US"/>
              </w:rPr>
              <w:t xml:space="preserve">Security Management Systems for the Supply Chain (Standard für Sicherheit in Lieferketten, Version 2022)</w:t>
            </w:r>
          </w:p>
        </w:tc>
      </w:tr>
      <w:tr w:rsidR="00DC4AF7" w:rsidRPr="00187D50" w14:paraId="1A4B6976" w14:textId="77777777" w:rsidTr="00DC7041">
        <w:tc>
          <w:tcPr>
            <w:tcW w:w="2200" w:type="dxa"/>
            <w:shd w:val="clear" w:color="F4F8F5" w:fill="F4F8F5"/>
          </w:tcPr>
          <w:p w14:paraId="6936DDEA" w14:textId="40F2F48C" w:rsidR="00DC4AF7" w:rsidRPr="00187D50" w:rsidRDefault="00685661">
            <w:pPr>
              <w:rPr>
                <w:rFonts w:ascii="Noto Sans" w:hAnsi="Noto Sans" w:cs="Noto Sans"/>
                <w:color w:val="000000"/>
                <w:sz w:val="20"/>
                <w:szCs w:val="20"/>
              </w:rPr>
            </w:pPr>
            <w:r>
              <w:rPr>
                <w:rFonts w:ascii="Noto Sans" w:hAnsi="Noto Sans" w:cs="Noto Sans"/>
                <w:color w:val="000000"/>
                <w:sz w:val="20"/>
                <w:szCs w:val="20"/>
              </w:rPr>
              <w:t>ISO 37301</w:t>
            </w:r>
          </w:p>
        </w:tc>
        <w:tc>
          <w:tcPr>
            <w:tcW w:w="7160" w:type="dxa"/>
            <w:shd w:val="clear" w:color="F4F8F5" w:fill="F4F8F5"/>
          </w:tcPr>
          <w:p w14:paraId="78EC3F75" w14:textId="439C65BE" w:rsidR="00DC4AF7" w:rsidRPr="00187D50" w:rsidRDefault="00685661">
            <w:pPr>
              <w:rPr>
                <w:rFonts w:ascii="Noto Sans" w:hAnsi="Noto Sans" w:cs="Noto Sans"/>
                <w:color w:val="000000"/>
                <w:sz w:val="20"/>
                <w:szCs w:val="20"/>
                <w:lang w:val="en-US"/>
              </w:rPr>
            </w:pPr>
            <w:r>
              <w:rPr>
                <w:rFonts w:ascii="Noto Sans" w:hAnsi="Noto Sans" w:cs="Noto Sans"/>
                <w:color w:val="000000"/>
                <w:sz w:val="20"/>
                <w:szCs w:val="20"/>
                <w:lang w:val="en-US"/>
              </w:rPr>
              <w:t>Compliance Management Systems (Standard für Compliance-Management, Version 2021)</w:t>
            </w:r>
          </w:p>
        </w:tc>
      </w:tr>
      <w:tr w:rsidR="00DC4AF7" w:rsidRPr="00187D50" w14:paraId="134FC1F2" w14:textId="77777777" w:rsidTr="00DC7041">
        <w:tc>
          <w:tcPr>
            <w:tcW w:w="2200" w:type="dxa"/>
            <w:shd w:val="clear" w:color="FFFFFF" w:fill="FFFFFF"/>
          </w:tcPr>
          <w:p w14:paraId="5A199461" w14:textId="61F7FD6B" w:rsidR="00DC4AF7" w:rsidRPr="00187D50" w:rsidRDefault="00685661">
            <w:pPr>
              <w:rPr>
                <w:rFonts w:ascii="Noto Sans" w:hAnsi="Noto Sans" w:cs="Noto Sans"/>
                <w:color w:val="000000"/>
                <w:sz w:val="20"/>
                <w:szCs w:val="20"/>
              </w:rPr>
            </w:pPr>
            <w:r>
              <w:rPr>
                <w:rFonts w:ascii="Noto Sans" w:hAnsi="Noto Sans" w:cs="Noto Sans"/>
                <w:color w:val="000000"/>
                <w:sz w:val="20"/>
                <w:szCs w:val="20"/>
              </w:rPr>
              <w:t>ISO/IEC 27017</w:t>
            </w:r>
          </w:p>
        </w:tc>
        <w:tc>
          <w:tcPr>
            <w:tcW w:w="7160" w:type="dxa"/>
            <w:shd w:val="clear" w:color="FFFFFF" w:fill="FFFFFF"/>
          </w:tcPr>
          <w:p w14:paraId="225E3624" w14:textId="01C1D215" w:rsidR="00DC4AF7" w:rsidRPr="00187D50" w:rsidRDefault="00685661">
            <w:pPr>
              <w:rPr>
                <w:rFonts w:ascii="Noto Sans" w:hAnsi="Noto Sans" w:cs="Noto Sans"/>
                <w:color w:val="000000"/>
                <w:sz w:val="20"/>
                <w:szCs w:val="20"/>
              </w:rPr>
            </w:pPr>
            <w:r>
              <w:rPr>
                <w:rFonts w:ascii="Noto Sans" w:hAnsi="Noto Sans" w:cs="Noto Sans"/>
                <w:color w:val="000000"/>
                <w:sz w:val="20"/>
                <w:szCs w:val="20"/>
              </w:rPr>
              <w:t>Cloud-spezifische Sicherheitskontrollen (ergänzende Kontrollen zu ISO 27002 für Cloud-Dienste)</w:t>
            </w:r>
          </w:p>
        </w:tc>
      </w:tr>
      <w:tr w:rsidR="00DC4AF7" w:rsidRPr="00187D50" w14:paraId="11B45B46" w14:textId="77777777" w:rsidTr="00DC7041">
        <w:tc>
          <w:tcPr>
            <w:tcW w:w="2200" w:type="dxa"/>
            <w:shd w:val="clear" w:color="F4F8F5" w:fill="F4F8F5"/>
          </w:tcPr>
          <w:p w14:paraId="75D02399" w14:textId="03A52BCD" w:rsidR="00DC4AF7" w:rsidRPr="00187D50" w:rsidRDefault="00685661">
            <w:pPr>
              <w:rPr>
                <w:rFonts w:ascii="Noto Sans" w:hAnsi="Noto Sans" w:cs="Noto Sans"/>
                <w:color w:val="000000"/>
                <w:sz w:val="20"/>
                <w:szCs w:val="20"/>
              </w:rPr>
            </w:pPr>
            <w:r>
              <w:rPr>
                <w:rFonts w:ascii="Noto Sans" w:hAnsi="Noto Sans" w:cs="Noto Sans"/>
                <w:color w:val="000000"/>
                <w:sz w:val="20"/>
                <w:szCs w:val="20"/>
              </w:rPr>
              <w:t>ISO/IEC 27018</w:t>
            </w:r>
          </w:p>
        </w:tc>
        <w:tc>
          <w:tcPr>
            <w:tcW w:w="7160" w:type="dxa"/>
            <w:shd w:val="clear" w:color="F4F8F5" w:fill="F4F8F5"/>
          </w:tcPr>
          <w:p w14:paraId="4CF297BF" w14:textId="728E057A" w:rsidR="00DC4AF7" w:rsidRPr="00187D50" w:rsidRDefault="00685661">
            <w:pPr>
              <w:rPr>
                <w:rFonts w:ascii="Noto Sans" w:hAnsi="Noto Sans" w:cs="Noto Sans"/>
                <w:color w:val="000000"/>
                <w:sz w:val="20"/>
                <w:szCs w:val="20"/>
              </w:rPr>
            </w:pPr>
            <w:r>
              <w:rPr>
                <w:rFonts w:ascii="Noto Sans" w:hAnsi="Noto Sans" w:cs="Noto Sans"/>
                <w:color w:val="000000"/>
                <w:sz w:val="20"/>
                <w:szCs w:val="20"/>
              </w:rPr>
              <w:t>Schutz personenbezogener Daten in der Cloud (ergänzende Kontrollen zu ISO 27001 für Cloud-PII)</w:t>
            </w:r>
          </w:p>
        </w:tc>
      </w:tr>
      <w:tr w:rsidR="00DC4AF7" w:rsidRPr="00187D50" w14:paraId="6A53A3CA" w14:textId="77777777" w:rsidTr="00DC7041">
        <w:tc>
          <w:tcPr>
            <w:tcW w:w="2200" w:type="dxa"/>
            <w:shd w:val="clear" w:color="FFFFFF" w:fill="FFFFFF"/>
          </w:tcPr>
          <w:p w14:paraId="4F1E3A96" w14:textId="4D751E62" w:rsidR="00DC4AF7" w:rsidRPr="00187D50" w:rsidRDefault="00685661">
            <w:pPr>
              <w:rPr>
                <w:rFonts w:ascii="Noto Sans" w:hAnsi="Noto Sans" w:cs="Noto Sans"/>
                <w:color w:val="000000"/>
                <w:sz w:val="20"/>
                <w:szCs w:val="20"/>
              </w:rPr>
            </w:pPr>
            <w:r>
              <w:rPr>
                <w:rFonts w:ascii="Noto Sans" w:hAnsi="Noto Sans" w:cs="Noto Sans"/>
                <w:color w:val="000000"/>
                <w:sz w:val="20"/>
                <w:szCs w:val="20"/>
              </w:rPr>
              <w:t>ISO/IEC 27035</w:t>
            </w:r>
          </w:p>
        </w:tc>
        <w:tc>
          <w:tcPr>
            <w:tcW w:w="7160" w:type="dxa"/>
            <w:shd w:val="clear" w:color="FFFFFF" w:fill="FFFFFF"/>
          </w:tcPr>
          <w:p w14:paraId="55BA6222" w14:textId="211B7716" w:rsidR="00DC4AF7" w:rsidRPr="00187D50" w:rsidRDefault="00685661">
            <w:pPr>
              <w:rPr>
                <w:rFonts w:ascii="Noto Sans" w:hAnsi="Noto Sans" w:cs="Noto Sans"/>
                <w:color w:val="000000"/>
                <w:sz w:val="20"/>
                <w:szCs w:val="20"/>
                <w:lang w:val="en-US"/>
              </w:rPr>
            </w:pPr>
            <w:r>
              <w:rPr>
                <w:rFonts w:ascii="Noto Sans" w:hAnsi="Noto Sans" w:cs="Noto Sans"/>
                <w:color w:val="000000"/>
                <w:sz w:val="20"/>
                <w:szCs w:val="20"/>
                <w:lang w:val="en-US"/>
              </w:rPr>
              <w:t xml:space="preserve">Information Security Incident Management (Reihe zu IS-Vorfalls-Management, Teile 1–3)</w:t>
            </w:r>
          </w:p>
        </w:tc>
      </w:tr>
      <w:tr w:rsidR="00DC4AF7" w:rsidRPr="00187D50" w14:paraId="169EF06E" w14:textId="77777777" w:rsidTr="00DC7041">
        <w:tc>
          <w:tcPr>
            <w:tcW w:w="2200" w:type="dxa"/>
            <w:shd w:val="clear" w:color="F4F8F5" w:fill="F4F8F5"/>
          </w:tcPr>
          <w:p w14:paraId="25BF7CBD" w14:textId="35B44688" w:rsidR="00DC4AF7" w:rsidRPr="00187D50" w:rsidRDefault="00685661">
            <w:pPr>
              <w:rPr>
                <w:rFonts w:ascii="Noto Sans" w:hAnsi="Noto Sans" w:cs="Noto Sans"/>
                <w:color w:val="000000"/>
                <w:sz w:val="20"/>
                <w:szCs w:val="20"/>
              </w:rPr>
            </w:pPr>
            <w:r>
              <w:rPr>
                <w:rFonts w:ascii="Noto Sans" w:hAnsi="Noto Sans" w:cs="Noto Sans"/>
                <w:color w:val="000000"/>
                <w:sz w:val="20"/>
                <w:szCs w:val="20"/>
              </w:rPr>
              <w:lastRenderedPageBreak/>
              <w:t>ISO/IEC 27036</w:t>
            </w:r>
          </w:p>
        </w:tc>
        <w:tc>
          <w:tcPr>
            <w:tcW w:w="7160" w:type="dxa"/>
            <w:shd w:val="clear" w:color="F4F8F5" w:fill="F4F8F5"/>
          </w:tcPr>
          <w:p w14:paraId="3E2117E8" w14:textId="6002AA71" w:rsidR="00DC4AF7" w:rsidRPr="00187D50" w:rsidRDefault="00685661">
            <w:pPr>
              <w:rPr>
                <w:rFonts w:ascii="Noto Sans" w:hAnsi="Noto Sans" w:cs="Noto Sans"/>
                <w:color w:val="000000"/>
                <w:sz w:val="20"/>
                <w:szCs w:val="20"/>
              </w:rPr>
            </w:pPr>
            <w:r>
              <w:rPr>
                <w:rFonts w:ascii="Noto Sans" w:hAnsi="Noto Sans" w:cs="Noto Sans"/>
                <w:color w:val="000000"/>
                <w:sz w:val="20"/>
                <w:szCs w:val="20"/>
              </w:rPr>
              <w:t>Supplier Relationships (Reihe zu IT-Sicherheit in Lieferantenbeziehungen)</w:t>
            </w:r>
          </w:p>
        </w:tc>
      </w:tr>
      <w:tr w:rsidR="00DC4AF7" w:rsidRPr="00187D50" w14:paraId="43E0F9AF" w14:textId="77777777" w:rsidTr="00DC7041">
        <w:tc>
          <w:tcPr>
            <w:tcW w:w="2200" w:type="dxa"/>
            <w:shd w:val="clear" w:color="FFFFFF" w:fill="FFFFFF"/>
          </w:tcPr>
          <w:p w14:paraId="6A7A7AEF" w14:textId="6151A57D" w:rsidR="00DC4AF7" w:rsidRPr="00187D50" w:rsidRDefault="00685661">
            <w:pPr>
              <w:rPr>
                <w:rFonts w:ascii="Noto Sans" w:hAnsi="Noto Sans" w:cs="Noto Sans"/>
                <w:color w:val="000000"/>
                <w:sz w:val="20"/>
                <w:szCs w:val="20"/>
              </w:rPr>
            </w:pPr>
            <w:r>
              <w:rPr>
                <w:rFonts w:ascii="Noto Sans" w:hAnsi="Noto Sans" w:cs="Noto Sans"/>
                <w:color w:val="000000"/>
                <w:sz w:val="20"/>
                <w:szCs w:val="20"/>
              </w:rPr>
              <w:t>ISO/IEC 27701</w:t>
            </w:r>
          </w:p>
        </w:tc>
        <w:tc>
          <w:tcPr>
            <w:tcW w:w="7160" w:type="dxa"/>
            <w:shd w:val="clear" w:color="FFFFFF" w:fill="FFFFFF"/>
          </w:tcPr>
          <w:p w14:paraId="77CB0DE5" w14:textId="14469098" w:rsidR="00DC4AF7" w:rsidRPr="00187D50" w:rsidRDefault="00685661">
            <w:pPr>
              <w:rPr>
                <w:rFonts w:ascii="Noto Sans" w:hAnsi="Noto Sans" w:cs="Noto Sans"/>
                <w:color w:val="000000"/>
                <w:sz w:val="20"/>
                <w:szCs w:val="20"/>
              </w:rPr>
            </w:pPr>
            <w:r>
              <w:rPr>
                <w:rFonts w:ascii="Noto Sans" w:hAnsi="Noto Sans" w:cs="Noto Sans"/>
                <w:color w:val="000000"/>
                <w:sz w:val="20"/>
                <w:szCs w:val="20"/>
              </w:rPr>
              <w:t>Privacy Information Management System (Datenschutz-Erweiterung zu ISO 27001)</w:t>
            </w:r>
          </w:p>
        </w:tc>
      </w:tr>
      <w:tr w:rsidR="00DC4AF7" w:rsidRPr="00187D50" w14:paraId="67767A5B" w14:textId="77777777" w:rsidTr="00DC7041">
        <w:tc>
          <w:tcPr>
            <w:tcW w:w="2200" w:type="dxa"/>
            <w:shd w:val="clear" w:color="F4F8F5" w:fill="F4F8F5"/>
          </w:tcPr>
          <w:p w14:paraId="28D79334" w14:textId="7225C512" w:rsidR="00DC4AF7" w:rsidRPr="00187D50" w:rsidRDefault="00685661">
            <w:pPr>
              <w:rPr>
                <w:rFonts w:ascii="Noto Sans" w:hAnsi="Noto Sans" w:cs="Noto Sans"/>
                <w:color w:val="000000"/>
                <w:sz w:val="20"/>
                <w:szCs w:val="20"/>
              </w:rPr>
            </w:pPr>
            <w:r>
              <w:rPr>
                <w:rFonts w:ascii="Noto Sans" w:hAnsi="Noto Sans" w:cs="Noto Sans"/>
                <w:color w:val="000000"/>
                <w:sz w:val="20"/>
                <w:szCs w:val="20"/>
              </w:rPr>
              <w:t>ISO/IEC 42001</w:t>
            </w:r>
          </w:p>
        </w:tc>
        <w:tc>
          <w:tcPr>
            <w:tcW w:w="7160" w:type="dxa"/>
            <w:shd w:val="clear" w:color="F4F8F5" w:fill="F4F8F5"/>
          </w:tcPr>
          <w:p w14:paraId="7137098E" w14:textId="2E064A09" w:rsidR="00DC4AF7" w:rsidRPr="00187D50" w:rsidRDefault="00685661">
            <w:pPr>
              <w:rPr>
                <w:rFonts w:ascii="Noto Sans" w:hAnsi="Noto Sans" w:cs="Noto Sans"/>
                <w:color w:val="000000"/>
                <w:sz w:val="20"/>
                <w:szCs w:val="20"/>
                <w:lang w:val="en-US"/>
              </w:rPr>
            </w:pPr>
            <w:r>
              <w:rPr>
                <w:rFonts w:ascii="Noto Sans" w:hAnsi="Noto Sans" w:cs="Noto Sans"/>
                <w:color w:val="000000"/>
                <w:sz w:val="20"/>
                <w:szCs w:val="20"/>
                <w:lang w:val="en-US"/>
              </w:rPr>
              <w:t>Artificial Intelligence Management System (Standard für KI-Managementsysteme, Version 2023)</w:t>
            </w:r>
          </w:p>
        </w:tc>
      </w:tr>
      <w:tr w:rsidR="00263FA5" w:rsidRPr="00187D50" w14:paraId="2FEFCA0F" w14:textId="77777777" w:rsidTr="00DC7041">
        <w:tc>
          <w:tcPr>
            <w:tcW w:w="2200" w:type="dxa"/>
            <w:shd w:val="clear" w:color="FFFFFF" w:fill="FFFFFF"/>
          </w:tcPr>
          <w:p w14:paraId="6DD40804" w14:textId="1D2777FE" w:rsidR="00263FA5" w:rsidRPr="00187D50" w:rsidRDefault="00263FA5">
            <w:pPr>
              <w:rPr>
                <w:rFonts w:ascii="Noto Sans" w:hAnsi="Noto Sans" w:cs="Noto Sans"/>
                <w:color w:val="000000"/>
                <w:sz w:val="20"/>
                <w:szCs w:val="20"/>
              </w:rPr>
            </w:pPr>
            <w:r>
              <w:rPr>
                <w:rFonts w:ascii="Noto Sans" w:hAnsi="Noto Sans" w:cs="Noto Sans"/>
                <w:color w:val="000000"/>
                <w:sz w:val="20"/>
                <w:szCs w:val="20"/>
              </w:rPr>
              <w:t>IT</w:t>
            </w:r>
          </w:p>
        </w:tc>
        <w:tc>
          <w:tcPr>
            <w:tcW w:w="7160" w:type="dxa"/>
            <w:shd w:val="clear" w:color="FFFFFF" w:fill="FFFFFF"/>
          </w:tcPr>
          <w:p w14:paraId="7A447956" w14:textId="0E331D40" w:rsidR="00263FA5" w:rsidRPr="00187D50" w:rsidRDefault="00263FA5">
            <w:pPr>
              <w:rPr>
                <w:rFonts w:ascii="Noto Sans" w:hAnsi="Noto Sans" w:cs="Noto Sans"/>
                <w:color w:val="000000"/>
                <w:sz w:val="20"/>
                <w:szCs w:val="20"/>
              </w:rPr>
            </w:pPr>
            <w:r>
              <w:rPr>
                <w:rFonts w:ascii="Noto Sans" w:hAnsi="Noto Sans" w:cs="Noto Sans"/>
                <w:color w:val="000000"/>
                <w:sz w:val="20"/>
                <w:szCs w:val="20"/>
              </w:rPr>
              <w:t>Informationstechnik</w:t>
            </w:r>
          </w:p>
        </w:tc>
      </w:tr>
      <w:tr w:rsidR="00DC4AF7" w:rsidRPr="00187D50" w14:paraId="3EEB238E" w14:textId="77777777" w:rsidTr="00DC7041">
        <w:tc>
          <w:tcPr>
            <w:tcW w:w="2200" w:type="dxa"/>
            <w:shd w:val="clear" w:color="F4F8F5" w:fill="F4F8F5"/>
          </w:tcPr>
          <w:p w14:paraId="4740D2F2" w14:textId="425316E8" w:rsidR="00DC4AF7" w:rsidRPr="00187D50" w:rsidRDefault="00685661">
            <w:pPr>
              <w:rPr>
                <w:rFonts w:ascii="Noto Sans" w:hAnsi="Noto Sans" w:cs="Noto Sans"/>
                <w:color w:val="000000"/>
                <w:sz w:val="20"/>
                <w:szCs w:val="20"/>
              </w:rPr>
            </w:pPr>
            <w:r>
              <w:rPr>
                <w:rFonts w:ascii="Noto Sans" w:hAnsi="Noto Sans" w:cs="Noto Sans"/>
                <w:color w:val="000000"/>
                <w:sz w:val="20"/>
                <w:szCs w:val="20"/>
              </w:rPr>
              <w:t xml:space="preserve">IT-SiG 2.0</w:t>
            </w:r>
          </w:p>
        </w:tc>
        <w:tc>
          <w:tcPr>
            <w:tcW w:w="7160" w:type="dxa"/>
            <w:shd w:val="clear" w:color="F4F8F5" w:fill="F4F8F5"/>
          </w:tcPr>
          <w:p w14:paraId="1CE9583F" w14:textId="08A2A1BE" w:rsidR="00DC4AF7" w:rsidRPr="00187D50" w:rsidRDefault="00685661">
            <w:pPr>
              <w:rPr>
                <w:rFonts w:ascii="Noto Sans" w:hAnsi="Noto Sans" w:cs="Noto Sans"/>
                <w:color w:val="000000"/>
                <w:sz w:val="20"/>
                <w:szCs w:val="20"/>
              </w:rPr>
            </w:pPr>
            <w:r>
              <w:rPr>
                <w:rFonts w:ascii="Noto Sans" w:hAnsi="Noto Sans" w:cs="Noto Sans"/>
                <w:color w:val="000000"/>
                <w:sz w:val="20"/>
                <w:szCs w:val="20"/>
              </w:rPr>
              <w:t>IT-Sicherheitsgesetz 2.0 (deutsche Umsetzung erhöhter KRITIS-Anforderungen, 2021)</w:t>
            </w:r>
          </w:p>
        </w:tc>
      </w:tr>
      <w:tr w:rsidR="00DC4AF7" w:rsidRPr="00187D50" w14:paraId="383284E2" w14:textId="77777777" w:rsidTr="00DC7041">
        <w:tc>
          <w:tcPr>
            <w:tcW w:w="2200" w:type="dxa"/>
            <w:shd w:val="clear" w:color="FFFFFF" w:fill="FFFFFF"/>
          </w:tcPr>
          <w:p w14:paraId="5DBFE10A" w14:textId="6223B93B" w:rsidR="00DC4AF7" w:rsidRPr="00187D50" w:rsidRDefault="00685661">
            <w:pPr>
              <w:rPr>
                <w:rFonts w:ascii="Noto Sans" w:hAnsi="Noto Sans" w:cs="Noto Sans"/>
                <w:color w:val="000000"/>
                <w:sz w:val="20"/>
                <w:szCs w:val="20"/>
              </w:rPr>
            </w:pPr>
            <w:r>
              <w:rPr>
                <w:rFonts w:ascii="Noto Sans" w:hAnsi="Noto Sans" w:cs="Noto Sans"/>
                <w:color w:val="000000"/>
                <w:sz w:val="20"/>
                <w:szCs w:val="20"/>
              </w:rPr>
              <w:t>KRITIS</w:t>
            </w:r>
          </w:p>
        </w:tc>
        <w:tc>
          <w:tcPr>
            <w:tcW w:w="7160" w:type="dxa"/>
            <w:shd w:val="clear" w:color="FFFFFF" w:fill="FFFFFF"/>
          </w:tcPr>
          <w:p w14:paraId="25293066" w14:textId="0F860A04" w:rsidR="00DC4AF7" w:rsidRPr="00187D50" w:rsidRDefault="00685661">
            <w:pPr>
              <w:rPr>
                <w:rFonts w:ascii="Noto Sans" w:hAnsi="Noto Sans" w:cs="Noto Sans"/>
                <w:color w:val="000000"/>
                <w:sz w:val="20"/>
                <w:szCs w:val="20"/>
              </w:rPr>
            </w:pPr>
            <w:r>
              <w:rPr>
                <w:rFonts w:ascii="Noto Sans" w:hAnsi="Noto Sans" w:cs="Noto Sans"/>
                <w:color w:val="000000"/>
                <w:sz w:val="20"/>
                <w:szCs w:val="20"/>
              </w:rPr>
              <w:t>Kritische Infrastrukturen (Anlagen, Systeme und Prozesse von hoher Bedeutung für das staatliche Gemeinwesen)</w:t>
            </w:r>
          </w:p>
        </w:tc>
      </w:tr>
      <w:tr w:rsidR="00DC4AF7" w:rsidRPr="00187D50" w14:paraId="57ED6C28" w14:textId="77777777" w:rsidTr="00DC7041">
        <w:tc>
          <w:tcPr>
            <w:tcW w:w="2200" w:type="dxa"/>
            <w:shd w:val="clear" w:color="F4F8F5" w:fill="F4F8F5"/>
          </w:tcPr>
          <w:p w14:paraId="0520A50D" w14:textId="243AFF6A" w:rsidR="00DC4AF7" w:rsidRPr="00187D50" w:rsidRDefault="00685661">
            <w:pPr>
              <w:rPr>
                <w:rFonts w:ascii="Noto Sans" w:hAnsi="Noto Sans" w:cs="Noto Sans"/>
                <w:color w:val="000000"/>
                <w:sz w:val="20"/>
                <w:szCs w:val="20"/>
              </w:rPr>
            </w:pPr>
            <w:r>
              <w:rPr>
                <w:rFonts w:ascii="Noto Sans" w:hAnsi="Noto Sans" w:cs="Noto Sans"/>
                <w:color w:val="000000"/>
                <w:sz w:val="20"/>
                <w:szCs w:val="20"/>
              </w:rPr>
              <w:t>KritisV</w:t>
            </w:r>
          </w:p>
        </w:tc>
        <w:tc>
          <w:tcPr>
            <w:tcW w:w="7160" w:type="dxa"/>
            <w:shd w:val="clear" w:color="F4F8F5" w:fill="F4F8F5"/>
          </w:tcPr>
          <w:p w14:paraId="50689A1F" w14:textId="066555AF" w:rsidR="00DC4AF7" w:rsidRPr="00187D50" w:rsidRDefault="00685661">
            <w:pPr>
              <w:rPr>
                <w:rFonts w:ascii="Noto Sans" w:hAnsi="Noto Sans" w:cs="Noto Sans"/>
                <w:color w:val="000000"/>
                <w:sz w:val="20"/>
                <w:szCs w:val="20"/>
              </w:rPr>
            </w:pPr>
            <w:r>
              <w:rPr>
                <w:rFonts w:ascii="Noto Sans" w:hAnsi="Noto Sans" w:cs="Noto Sans"/>
                <w:color w:val="000000"/>
                <w:sz w:val="20"/>
                <w:szCs w:val="20"/>
              </w:rPr>
              <w:t xml:space="preserve">BSI-Kritisverordnung (Verordnung zur Bestimmung Kritischer Infrastrukturen nach BSIG)</w:t>
            </w:r>
          </w:p>
        </w:tc>
      </w:tr>
      <w:tr w:rsidR="00DC4AF7" w:rsidRPr="00187D50" w14:paraId="24EE13BA" w14:textId="77777777" w:rsidTr="00DC7041">
        <w:tc>
          <w:tcPr>
            <w:tcW w:w="2200" w:type="dxa"/>
            <w:shd w:val="clear" w:color="FFFFFF" w:fill="FFFFFF"/>
          </w:tcPr>
          <w:p w14:paraId="4A5B0CA7" w14:textId="7894DBAF" w:rsidR="00DC4AF7" w:rsidRPr="00187D50" w:rsidRDefault="00685661">
            <w:pPr>
              <w:rPr>
                <w:rFonts w:ascii="Noto Sans" w:hAnsi="Noto Sans" w:cs="Noto Sans"/>
                <w:color w:val="000000"/>
                <w:sz w:val="20"/>
                <w:szCs w:val="20"/>
              </w:rPr>
            </w:pPr>
            <w:r>
              <w:rPr>
                <w:rFonts w:ascii="Noto Sans" w:hAnsi="Noto Sans" w:cs="Noto Sans"/>
                <w:color w:val="000000"/>
                <w:sz w:val="20"/>
                <w:szCs w:val="20"/>
              </w:rPr>
              <w:t>LDI</w:t>
            </w:r>
          </w:p>
        </w:tc>
        <w:tc>
          <w:tcPr>
            <w:tcW w:w="7160" w:type="dxa"/>
            <w:shd w:val="clear" w:color="FFFFFF" w:fill="FFFFFF"/>
          </w:tcPr>
          <w:p w14:paraId="22013F82" w14:textId="01BCC2DC" w:rsidR="00DC4AF7" w:rsidRPr="00187D50" w:rsidRDefault="00685661">
            <w:pPr>
              <w:rPr>
                <w:rFonts w:ascii="Noto Sans" w:hAnsi="Noto Sans" w:cs="Noto Sans"/>
                <w:color w:val="000000"/>
                <w:sz w:val="20"/>
                <w:szCs w:val="20"/>
              </w:rPr>
            </w:pPr>
            <w:r>
              <w:rPr>
                <w:rFonts w:ascii="Noto Sans" w:hAnsi="Noto Sans" w:cs="Noto Sans"/>
                <w:color w:val="000000"/>
                <w:sz w:val="20"/>
                <w:szCs w:val="20"/>
              </w:rPr>
              <w:t>Landesbeauftragte/r für Datenschutz und Informationsfreiheit (Datenschutz-Aufsichtsbehörde der deutschen Bundesländer)</w:t>
            </w:r>
          </w:p>
        </w:tc>
      </w:tr>
      <w:tr w:rsidR="00DC4AF7" w:rsidRPr="00187D50" w14:paraId="6D10A997" w14:textId="77777777" w:rsidTr="00DC7041">
        <w:tc>
          <w:tcPr>
            <w:tcW w:w="2200" w:type="dxa"/>
            <w:shd w:val="clear" w:color="F4F8F5" w:fill="F4F8F5"/>
          </w:tcPr>
          <w:p w14:paraId="5C779492" w14:textId="418C362F" w:rsidR="00DC4AF7" w:rsidRPr="00187D50" w:rsidRDefault="00685661">
            <w:pPr>
              <w:rPr>
                <w:rFonts w:ascii="Noto Sans" w:hAnsi="Noto Sans" w:cs="Noto Sans"/>
                <w:color w:val="000000"/>
                <w:sz w:val="20"/>
                <w:szCs w:val="20"/>
              </w:rPr>
            </w:pPr>
            <w:r>
              <w:rPr>
                <w:rFonts w:ascii="Noto Sans" w:hAnsi="Noto Sans" w:cs="Noto Sans"/>
                <w:color w:val="000000"/>
                <w:sz w:val="20"/>
                <w:szCs w:val="20"/>
              </w:rPr>
              <w:t>LISO / ISK</w:t>
            </w:r>
          </w:p>
        </w:tc>
        <w:tc>
          <w:tcPr>
            <w:tcW w:w="7160" w:type="dxa"/>
            <w:shd w:val="clear" w:color="F4F8F5" w:fill="F4F8F5"/>
          </w:tcPr>
          <w:p w14:paraId="728B823F" w14:textId="3B076EC3" w:rsidR="00DC4AF7" w:rsidRPr="00187D50" w:rsidRDefault="00685661">
            <w:pPr>
              <w:rPr>
                <w:rFonts w:ascii="Noto Sans" w:hAnsi="Noto Sans" w:cs="Noto Sans"/>
                <w:color w:val="000000"/>
                <w:sz w:val="20"/>
                <w:szCs w:val="20"/>
              </w:rPr>
            </w:pPr>
            <w:r>
              <w:rPr>
                <w:rFonts w:ascii="Noto Sans" w:hAnsi="Noto Sans" w:cs="Noto Sans"/>
                <w:color w:val="000000"/>
                <w:sz w:val="20"/>
                <w:szCs w:val="20"/>
              </w:rPr>
              <w:t xml:space="preserve">Local Information Security Officer / Informationssicherheitskoordinator (standort- oder bereichsspezifischer Ansprechpartner für Informationssicherheit, unterstützt den ISB)</w:t>
            </w:r>
          </w:p>
        </w:tc>
      </w:tr>
      <w:tr w:rsidR="00DC4AF7" w:rsidRPr="00D539D1" w14:paraId="417290C1" w14:textId="77777777" w:rsidTr="00DC7041">
        <w:tc>
          <w:tcPr>
            <w:tcW w:w="2200" w:type="dxa"/>
            <w:shd w:val="clear" w:color="FFFFFF" w:fill="FFFFFF"/>
          </w:tcPr>
          <w:p w14:paraId="3346E5B1" w14:textId="2730F679" w:rsidR="00DC4AF7" w:rsidRPr="00187D50" w:rsidRDefault="00685661">
            <w:pPr>
              <w:rPr>
                <w:rFonts w:ascii="Noto Sans" w:hAnsi="Noto Sans" w:cs="Noto Sans"/>
                <w:color w:val="000000"/>
                <w:sz w:val="20"/>
                <w:szCs w:val="20"/>
              </w:rPr>
            </w:pPr>
            <w:r>
              <w:rPr>
                <w:rFonts w:ascii="Noto Sans" w:hAnsi="Noto Sans" w:cs="Noto Sans"/>
                <w:color w:val="000000"/>
                <w:sz w:val="20"/>
                <w:szCs w:val="20"/>
              </w:rPr>
              <w:t>LoE</w:t>
            </w:r>
          </w:p>
        </w:tc>
        <w:tc>
          <w:tcPr>
            <w:tcW w:w="7160" w:type="dxa"/>
            <w:shd w:val="clear" w:color="FFFFFF" w:fill="FFFFFF"/>
          </w:tcPr>
          <w:p w14:paraId="41E67711" w14:textId="1C6C4C50" w:rsidR="00DC4AF7" w:rsidRPr="00187D50" w:rsidRDefault="00685661">
            <w:pPr>
              <w:rPr>
                <w:rFonts w:ascii="Noto Sans" w:hAnsi="Noto Sans" w:cs="Noto Sans"/>
                <w:color w:val="000000"/>
                <w:sz w:val="20"/>
                <w:szCs w:val="20"/>
                <w:lang w:val="en-US"/>
              </w:rPr>
            </w:pPr>
            <w:r>
              <w:rPr>
                <w:rFonts w:ascii="Noto Sans" w:hAnsi="Noto Sans" w:cs="Noto Sans"/>
                <w:color w:val="000000"/>
                <w:sz w:val="20"/>
                <w:szCs w:val="20"/>
                <w:lang w:val="en-US"/>
              </w:rPr>
              <w:t xml:space="preserve">Level of Examination (Prüftiefe: LoE 1 = Selbstauskunft, LoE 2 = + Remote-Interview, LoE 3 = + Vor-Ort-Audit)</w:t>
            </w:r>
          </w:p>
        </w:tc>
      </w:tr>
      <w:tr w:rsidR="00DC4AF7" w:rsidRPr="00187D50" w14:paraId="45D184AE" w14:textId="77777777" w:rsidTr="00DC7041">
        <w:tc>
          <w:tcPr>
            <w:tcW w:w="2200" w:type="dxa"/>
            <w:shd w:val="clear" w:color="F4F8F5" w:fill="F4F8F5"/>
          </w:tcPr>
          <w:p w14:paraId="63282430" w14:textId="01B85010" w:rsidR="00DC4AF7" w:rsidRPr="00187D50" w:rsidRDefault="00685661">
            <w:pPr>
              <w:rPr>
                <w:rFonts w:ascii="Noto Sans" w:hAnsi="Noto Sans" w:cs="Noto Sans"/>
                <w:color w:val="000000"/>
                <w:sz w:val="20"/>
                <w:szCs w:val="20"/>
              </w:rPr>
            </w:pPr>
            <w:r>
              <w:rPr>
                <w:rFonts w:ascii="Noto Sans" w:hAnsi="Noto Sans" w:cs="Noto Sans"/>
                <w:color w:val="000000"/>
                <w:sz w:val="20"/>
                <w:szCs w:val="20"/>
              </w:rPr>
              <w:t>MFA</w:t>
            </w:r>
          </w:p>
        </w:tc>
        <w:tc>
          <w:tcPr>
            <w:tcW w:w="7160" w:type="dxa"/>
            <w:shd w:val="clear" w:color="F4F8F5" w:fill="F4F8F5"/>
          </w:tcPr>
          <w:p w14:paraId="16012ABE" w14:textId="16E435BB" w:rsidR="00DC4AF7" w:rsidRPr="00187D50" w:rsidRDefault="00685661">
            <w:pPr>
              <w:rPr>
                <w:rFonts w:ascii="Noto Sans" w:hAnsi="Noto Sans" w:cs="Noto Sans"/>
                <w:color w:val="000000"/>
                <w:sz w:val="20"/>
                <w:szCs w:val="20"/>
              </w:rPr>
            </w:pPr>
            <w:r>
              <w:rPr>
                <w:rFonts w:ascii="Noto Sans" w:hAnsi="Noto Sans" w:cs="Noto Sans"/>
                <w:color w:val="000000"/>
                <w:sz w:val="20"/>
                <w:szCs w:val="20"/>
              </w:rPr>
              <w:t>Multi-Faktor-Authentifizierung (Authentifizierungsverfahren mit mindestens zwei unabhängigen Faktoren: Wissen, Besitz, Inhärenz)</w:t>
            </w:r>
          </w:p>
        </w:tc>
      </w:tr>
      <w:tr w:rsidR="00DC4AF7" w:rsidRPr="00187D50" w14:paraId="3555201F" w14:textId="77777777" w:rsidTr="00DC7041">
        <w:tc>
          <w:tcPr>
            <w:tcW w:w="2200" w:type="dxa"/>
            <w:shd w:val="clear" w:color="FFFFFF" w:fill="FFFFFF"/>
          </w:tcPr>
          <w:p w14:paraId="11DBCFE5" w14:textId="4BEDF817" w:rsidR="00DC4AF7" w:rsidRPr="00187D50" w:rsidRDefault="00685661">
            <w:pPr>
              <w:rPr>
                <w:rFonts w:ascii="Noto Sans" w:hAnsi="Noto Sans" w:cs="Noto Sans"/>
                <w:color w:val="000000"/>
                <w:sz w:val="20"/>
                <w:szCs w:val="20"/>
              </w:rPr>
            </w:pPr>
            <w:r>
              <w:rPr>
                <w:rFonts w:ascii="Noto Sans" w:hAnsi="Noto Sans" w:cs="Noto Sans"/>
                <w:color w:val="000000"/>
                <w:sz w:val="20"/>
                <w:szCs w:val="20"/>
              </w:rPr>
              <w:t>MITRE</w:t>
            </w:r>
          </w:p>
        </w:tc>
        <w:tc>
          <w:tcPr>
            <w:tcW w:w="7160" w:type="dxa"/>
            <w:shd w:val="clear" w:color="FFFFFF" w:fill="FFFFFF"/>
          </w:tcPr>
          <w:p w14:paraId="38C33F03" w14:textId="03535AD5" w:rsidR="00DC4AF7" w:rsidRPr="00187D50" w:rsidRDefault="00685661">
            <w:pPr>
              <w:rPr>
                <w:rFonts w:ascii="Noto Sans" w:hAnsi="Noto Sans" w:cs="Noto Sans"/>
                <w:color w:val="000000"/>
                <w:sz w:val="20"/>
                <w:szCs w:val="20"/>
              </w:rPr>
            </w:pPr>
            <w:r>
              <w:rPr>
                <w:rFonts w:ascii="Noto Sans" w:hAnsi="Noto Sans" w:cs="Noto Sans"/>
                <w:color w:val="000000"/>
                <w:sz w:val="20"/>
                <w:szCs w:val="20"/>
              </w:rPr>
              <w:t>MITRE Corporation (US-Non-Profit; Herausgeber von ATT&amp;CK, CWE und Betreiber des CVE-Programms)</w:t>
            </w:r>
          </w:p>
        </w:tc>
      </w:tr>
      <w:tr w:rsidR="00DC4AF7" w:rsidRPr="00187D50" w14:paraId="5F8D0077" w14:textId="77777777" w:rsidTr="00DC7041">
        <w:tc>
          <w:tcPr>
            <w:tcW w:w="2200" w:type="dxa"/>
            <w:shd w:val="clear" w:color="F4F8F5" w:fill="F4F8F5"/>
          </w:tcPr>
          <w:p w14:paraId="1DBE0A6C" w14:textId="2FD05401" w:rsidR="00DC4AF7" w:rsidRPr="00187D50" w:rsidRDefault="00685661">
            <w:pPr>
              <w:rPr>
                <w:rFonts w:ascii="Noto Sans" w:hAnsi="Noto Sans" w:cs="Noto Sans"/>
                <w:color w:val="000000"/>
                <w:sz w:val="20"/>
                <w:szCs w:val="20"/>
              </w:rPr>
            </w:pPr>
            <w:r>
              <w:rPr>
                <w:rFonts w:ascii="Noto Sans" w:hAnsi="Noto Sans" w:cs="Noto Sans"/>
                <w:color w:val="000000"/>
                <w:sz w:val="20"/>
                <w:szCs w:val="20"/>
              </w:rPr>
              <w:t>MTD</w:t>
            </w:r>
          </w:p>
        </w:tc>
        <w:tc>
          <w:tcPr>
            <w:tcW w:w="7160" w:type="dxa"/>
            <w:shd w:val="clear" w:color="F4F8F5" w:fill="F4F8F5"/>
          </w:tcPr>
          <w:p w14:paraId="1EA29DD0" w14:textId="66336DCD" w:rsidR="00DC4AF7" w:rsidRPr="00187D50" w:rsidRDefault="00685661">
            <w:pPr>
              <w:rPr>
                <w:rFonts w:ascii="Noto Sans" w:hAnsi="Noto Sans" w:cs="Noto Sans"/>
                <w:color w:val="000000"/>
                <w:sz w:val="20"/>
                <w:szCs w:val="20"/>
              </w:rPr>
            </w:pPr>
            <w:r>
              <w:rPr>
                <w:rFonts w:ascii="Noto Sans" w:hAnsi="Noto Sans" w:cs="Noto Sans"/>
                <w:color w:val="000000"/>
                <w:sz w:val="20"/>
                <w:szCs w:val="20"/>
              </w:rPr>
              <w:t>Maximum Tolerable Downtime (maximal tolerierbare Ausfallzeit eines Prozesses oder Systems im Sinne des BCM, ISO 22301)</w:t>
            </w:r>
          </w:p>
        </w:tc>
      </w:tr>
      <w:tr w:rsidR="00DC4AF7" w:rsidRPr="00187D50" w14:paraId="34A1B5E6" w14:textId="77777777" w:rsidTr="00DC7041">
        <w:tc>
          <w:tcPr>
            <w:tcW w:w="2200" w:type="dxa"/>
            <w:shd w:val="clear" w:color="FFFFFF" w:fill="FFFFFF"/>
          </w:tcPr>
          <w:p w14:paraId="3F57AF25" w14:textId="5E082E3B" w:rsidR="00DC4AF7" w:rsidRPr="00187D50" w:rsidRDefault="00685661">
            <w:pPr>
              <w:rPr>
                <w:rFonts w:ascii="Noto Sans" w:hAnsi="Noto Sans" w:cs="Noto Sans"/>
                <w:color w:val="000000"/>
                <w:sz w:val="20"/>
                <w:szCs w:val="20"/>
              </w:rPr>
            </w:pPr>
            <w:r>
              <w:rPr>
                <w:rFonts w:ascii="Noto Sans" w:hAnsi="Noto Sans" w:cs="Noto Sans"/>
                <w:color w:val="000000"/>
                <w:sz w:val="20"/>
                <w:szCs w:val="20"/>
              </w:rPr>
              <w:t>NATO</w:t>
            </w:r>
          </w:p>
        </w:tc>
        <w:tc>
          <w:tcPr>
            <w:tcW w:w="7160" w:type="dxa"/>
            <w:shd w:val="clear" w:color="FFFFFF" w:fill="FFFFFF"/>
          </w:tcPr>
          <w:p w14:paraId="21E6F715" w14:textId="7AE288B0" w:rsidR="00DC4AF7" w:rsidRPr="00187D50" w:rsidRDefault="00685661">
            <w:pPr>
              <w:rPr>
                <w:rFonts w:ascii="Noto Sans" w:hAnsi="Noto Sans" w:cs="Noto Sans"/>
                <w:color w:val="000000"/>
                <w:sz w:val="20"/>
                <w:szCs w:val="20"/>
                <w:lang w:val="en-US"/>
              </w:rPr>
            </w:pPr>
            <w:r>
              <w:rPr>
                <w:rFonts w:ascii="Noto Sans" w:hAnsi="Noto Sans" w:cs="Noto Sans"/>
                <w:color w:val="000000"/>
                <w:sz w:val="20"/>
                <w:szCs w:val="20"/>
                <w:lang w:val="en-US"/>
              </w:rPr>
              <w:t xml:space="preserve">North Atlantic Treaty Organization (transatlantisches Verteidigungsbündnis)</w:t>
            </w:r>
          </w:p>
        </w:tc>
      </w:tr>
      <w:tr w:rsidR="00DC4AF7" w:rsidRPr="00187D50" w14:paraId="3EBC8393" w14:textId="77777777" w:rsidTr="00DC7041">
        <w:tc>
          <w:tcPr>
            <w:tcW w:w="2200" w:type="dxa"/>
            <w:shd w:val="clear" w:color="F4F8F5" w:fill="F4F8F5"/>
          </w:tcPr>
          <w:p w14:paraId="3ACC0728" w14:textId="5FA2C06C" w:rsidR="00DC4AF7" w:rsidRPr="00187D50" w:rsidRDefault="00685661">
            <w:pPr>
              <w:rPr>
                <w:rFonts w:ascii="Noto Sans" w:hAnsi="Noto Sans" w:cs="Noto Sans"/>
                <w:color w:val="000000"/>
                <w:sz w:val="20"/>
                <w:szCs w:val="20"/>
              </w:rPr>
            </w:pPr>
            <w:r>
              <w:rPr>
                <w:rFonts w:ascii="Noto Sans" w:hAnsi="Noto Sans" w:cs="Noto Sans"/>
                <w:color w:val="000000"/>
                <w:sz w:val="20"/>
                <w:szCs w:val="20"/>
              </w:rPr>
              <w:t>NDA</w:t>
            </w:r>
          </w:p>
        </w:tc>
        <w:tc>
          <w:tcPr>
            <w:tcW w:w="7160" w:type="dxa"/>
            <w:shd w:val="clear" w:color="F4F8F5" w:fill="F4F8F5"/>
          </w:tcPr>
          <w:p w14:paraId="403B51C3" w14:textId="01BCCC13" w:rsidR="00DC4AF7" w:rsidRPr="00187D50" w:rsidRDefault="00685661">
            <w:pPr>
              <w:rPr>
                <w:rFonts w:ascii="Noto Sans" w:hAnsi="Noto Sans" w:cs="Noto Sans"/>
                <w:color w:val="000000"/>
                <w:sz w:val="20"/>
                <w:szCs w:val="20"/>
              </w:rPr>
            </w:pPr>
            <w:r>
              <w:rPr>
                <w:rFonts w:ascii="Noto Sans" w:hAnsi="Noto Sans" w:cs="Noto Sans"/>
                <w:color w:val="000000"/>
                <w:sz w:val="20"/>
                <w:szCs w:val="20"/>
              </w:rPr>
              <w:t>Non-Disclosure Agreement (vertragliche Geheimhaltungsvereinbarung zum Schutz vertraulicher Informationen)</w:t>
            </w:r>
          </w:p>
        </w:tc>
      </w:tr>
      <w:tr w:rsidR="00DC4AF7" w:rsidRPr="00187D50" w14:paraId="6385F48A" w14:textId="77777777" w:rsidTr="00DC7041">
        <w:tc>
          <w:tcPr>
            <w:tcW w:w="2200" w:type="dxa"/>
            <w:shd w:val="clear" w:color="FFFFFF" w:fill="FFFFFF"/>
          </w:tcPr>
          <w:p w14:paraId="61108128" w14:textId="42EDAA67" w:rsidR="00DC4AF7" w:rsidRPr="00187D50" w:rsidRDefault="00685661">
            <w:pPr>
              <w:rPr>
                <w:rFonts w:ascii="Noto Sans" w:hAnsi="Noto Sans" w:cs="Noto Sans"/>
                <w:color w:val="000000"/>
                <w:sz w:val="20"/>
                <w:szCs w:val="20"/>
              </w:rPr>
            </w:pPr>
            <w:r>
              <w:rPr>
                <w:rFonts w:ascii="Noto Sans" w:hAnsi="Noto Sans" w:cs="Noto Sans"/>
                <w:color w:val="000000"/>
                <w:sz w:val="20"/>
                <w:szCs w:val="20"/>
              </w:rPr>
              <w:t>NIS2</w:t>
            </w:r>
          </w:p>
        </w:tc>
        <w:tc>
          <w:tcPr>
            <w:tcW w:w="7160" w:type="dxa"/>
            <w:shd w:val="clear" w:color="FFFFFF" w:fill="FFFFFF"/>
          </w:tcPr>
          <w:p w14:paraId="5137C4CE" w14:textId="32AEFF6C" w:rsidR="00DC4AF7" w:rsidRPr="00187D50" w:rsidRDefault="00685661">
            <w:pPr>
              <w:rPr>
                <w:rFonts w:ascii="Noto Sans" w:hAnsi="Noto Sans" w:cs="Noto Sans"/>
                <w:color w:val="000000"/>
                <w:sz w:val="20"/>
                <w:szCs w:val="20"/>
              </w:rPr>
            </w:pPr>
            <w:r>
              <w:rPr>
                <w:rFonts w:ascii="Noto Sans" w:hAnsi="Noto Sans" w:cs="Noto Sans"/>
                <w:color w:val="000000"/>
                <w:sz w:val="20"/>
                <w:szCs w:val="20"/>
              </w:rPr>
              <w:t xml:space="preserve">Richtlinie (EU) 2022/2555 (EU-Richtlinie zur Netzwerk- und Informationssicherheit, Network and Information Security Directive)</w:t>
            </w:r>
          </w:p>
        </w:tc>
      </w:tr>
      <w:tr w:rsidR="00DC4AF7" w:rsidRPr="00D539D1" w14:paraId="7195E844" w14:textId="77777777" w:rsidTr="00DC7041">
        <w:tc>
          <w:tcPr>
            <w:tcW w:w="2200" w:type="dxa"/>
            <w:shd w:val="clear" w:color="F4F8F5" w:fill="F4F8F5"/>
          </w:tcPr>
          <w:p w14:paraId="25034CF1" w14:textId="7E89A015" w:rsidR="00DC4AF7" w:rsidRPr="00187D50" w:rsidRDefault="00685661">
            <w:pPr>
              <w:rPr>
                <w:rFonts w:ascii="Noto Sans" w:hAnsi="Noto Sans" w:cs="Noto Sans"/>
                <w:color w:val="000000"/>
                <w:sz w:val="20"/>
                <w:szCs w:val="20"/>
              </w:rPr>
            </w:pPr>
            <w:r>
              <w:rPr>
                <w:rFonts w:ascii="Noto Sans" w:hAnsi="Noto Sans" w:cs="Noto Sans"/>
                <w:color w:val="000000"/>
                <w:sz w:val="20"/>
                <w:szCs w:val="20"/>
              </w:rPr>
              <w:t>NIST AI RMF</w:t>
            </w:r>
          </w:p>
        </w:tc>
        <w:tc>
          <w:tcPr>
            <w:tcW w:w="7160" w:type="dxa"/>
            <w:shd w:val="clear" w:color="F4F8F5" w:fill="F4F8F5"/>
          </w:tcPr>
          <w:p w14:paraId="0AAB883B" w14:textId="00CF3B45" w:rsidR="00DC4AF7" w:rsidRPr="00187D50" w:rsidRDefault="00685661">
            <w:pPr>
              <w:rPr>
                <w:rFonts w:ascii="Noto Sans" w:hAnsi="Noto Sans" w:cs="Noto Sans"/>
                <w:color w:val="000000"/>
                <w:sz w:val="20"/>
                <w:szCs w:val="20"/>
                <w:lang w:val="en-US"/>
              </w:rPr>
            </w:pPr>
            <w:r>
              <w:rPr>
                <w:rFonts w:ascii="Noto Sans" w:hAnsi="Noto Sans" w:cs="Noto Sans"/>
                <w:color w:val="000000"/>
                <w:sz w:val="20"/>
                <w:szCs w:val="20"/>
                <w:lang w:val="en-US"/>
              </w:rPr>
              <w:t>AI Risk Management Framework (NIST AI 100-1)</w:t>
            </w:r>
          </w:p>
        </w:tc>
      </w:tr>
      <w:tr w:rsidR="00DC4AF7" w:rsidRPr="00187D50" w14:paraId="0197855D" w14:textId="77777777" w:rsidTr="00DC7041">
        <w:tc>
          <w:tcPr>
            <w:tcW w:w="2200" w:type="dxa"/>
            <w:shd w:val="clear" w:color="FFFFFF" w:fill="FFFFFF"/>
          </w:tcPr>
          <w:p w14:paraId="1EFC78AF" w14:textId="29218070" w:rsidR="00DC4AF7" w:rsidRPr="00187D50" w:rsidRDefault="00685661">
            <w:pPr>
              <w:rPr>
                <w:rFonts w:ascii="Noto Sans" w:hAnsi="Noto Sans" w:cs="Noto Sans"/>
                <w:color w:val="000000"/>
                <w:sz w:val="20"/>
                <w:szCs w:val="20"/>
              </w:rPr>
            </w:pPr>
            <w:r>
              <w:rPr>
                <w:rFonts w:ascii="Noto Sans" w:hAnsi="Noto Sans" w:cs="Noto Sans"/>
                <w:color w:val="000000"/>
                <w:sz w:val="20"/>
                <w:szCs w:val="20"/>
              </w:rPr>
              <w:t>NIST CSF</w:t>
            </w:r>
          </w:p>
        </w:tc>
        <w:tc>
          <w:tcPr>
            <w:tcW w:w="7160" w:type="dxa"/>
            <w:shd w:val="clear" w:color="FFFFFF" w:fill="FFFFFF"/>
          </w:tcPr>
          <w:p w14:paraId="56AE8E57" w14:textId="05490F46" w:rsidR="00DC4AF7" w:rsidRPr="00187D50" w:rsidRDefault="00685661">
            <w:pPr>
              <w:rPr>
                <w:rFonts w:ascii="Noto Sans" w:hAnsi="Noto Sans" w:cs="Noto Sans"/>
                <w:color w:val="000000"/>
                <w:sz w:val="20"/>
                <w:szCs w:val="20"/>
              </w:rPr>
            </w:pPr>
            <w:r>
              <w:rPr>
                <w:rFonts w:ascii="Noto Sans" w:hAnsi="Noto Sans" w:cs="Noto Sans"/>
                <w:color w:val="000000"/>
                <w:sz w:val="20"/>
                <w:szCs w:val="20"/>
              </w:rPr>
              <w:t xml:space="preserve">Cybersecurity Framework (Version 2.0) – US-amerikanisches Rahmenwerk für Cybersicherheit</w:t>
            </w:r>
          </w:p>
        </w:tc>
      </w:tr>
      <w:tr w:rsidR="00DC4AF7" w:rsidRPr="00187D50" w14:paraId="325F8692" w14:textId="77777777" w:rsidTr="00DC7041">
        <w:tc>
          <w:tcPr>
            <w:tcW w:w="2200" w:type="dxa"/>
            <w:shd w:val="clear" w:color="F4F8F5" w:fill="F4F8F5"/>
          </w:tcPr>
          <w:p w14:paraId="2CE3E786" w14:textId="5EDBB374" w:rsidR="00DC4AF7" w:rsidRPr="00187D50" w:rsidRDefault="00685661">
            <w:pPr>
              <w:rPr>
                <w:rFonts w:ascii="Noto Sans" w:hAnsi="Noto Sans" w:cs="Noto Sans"/>
                <w:color w:val="000000"/>
                <w:sz w:val="20"/>
                <w:szCs w:val="20"/>
              </w:rPr>
            </w:pPr>
            <w:r>
              <w:rPr>
                <w:rFonts w:ascii="Noto Sans" w:hAnsi="Noto Sans" w:cs="Noto Sans"/>
                <w:color w:val="000000"/>
                <w:sz w:val="20"/>
                <w:szCs w:val="20"/>
              </w:rPr>
              <w:t>NIST SP 800-171</w:t>
            </w:r>
          </w:p>
        </w:tc>
        <w:tc>
          <w:tcPr>
            <w:tcW w:w="7160" w:type="dxa"/>
            <w:shd w:val="clear" w:color="F4F8F5" w:fill="F4F8F5"/>
          </w:tcPr>
          <w:p w14:paraId="3E35D600" w14:textId="2D80421F" w:rsidR="00DC4AF7" w:rsidRPr="00187D50" w:rsidRDefault="00685661">
            <w:pPr>
              <w:rPr>
                <w:rFonts w:ascii="Noto Sans" w:hAnsi="Noto Sans" w:cs="Noto Sans"/>
                <w:color w:val="000000"/>
                <w:sz w:val="20"/>
                <w:szCs w:val="20"/>
              </w:rPr>
            </w:pPr>
            <w:r>
              <w:rPr>
                <w:rFonts w:ascii="Noto Sans" w:hAnsi="Noto Sans" w:cs="Noto Sans"/>
                <w:color w:val="000000"/>
                <w:sz w:val="20"/>
                <w:szCs w:val="20"/>
              </w:rPr>
              <w:t xml:space="preserve">Protecting Controlled Unclassified Information (Schutz kontrollierter, nicht klassifizierter Informationen, Rev. 3)</w:t>
            </w:r>
          </w:p>
        </w:tc>
      </w:tr>
      <w:tr w:rsidR="00DC4AF7" w:rsidRPr="00187D50" w14:paraId="39CD2902" w14:textId="77777777" w:rsidTr="00DC7041">
        <w:tc>
          <w:tcPr>
            <w:tcW w:w="2200" w:type="dxa"/>
            <w:shd w:val="clear" w:color="FFFFFF" w:fill="FFFFFF"/>
          </w:tcPr>
          <w:p w14:paraId="15BA52A1" w14:textId="2C755A4F" w:rsidR="00DC4AF7" w:rsidRPr="00187D50" w:rsidRDefault="00685661">
            <w:pPr>
              <w:rPr>
                <w:rFonts w:ascii="Noto Sans" w:hAnsi="Noto Sans" w:cs="Noto Sans"/>
                <w:color w:val="000000"/>
                <w:sz w:val="20"/>
                <w:szCs w:val="20"/>
              </w:rPr>
            </w:pPr>
            <w:r>
              <w:rPr>
                <w:rFonts w:ascii="Noto Sans" w:hAnsi="Noto Sans" w:cs="Noto Sans"/>
                <w:color w:val="000000"/>
                <w:sz w:val="20"/>
                <w:szCs w:val="20"/>
              </w:rPr>
              <w:t>NIST SP 800-172</w:t>
            </w:r>
          </w:p>
        </w:tc>
        <w:tc>
          <w:tcPr>
            <w:tcW w:w="7160" w:type="dxa"/>
            <w:shd w:val="clear" w:color="FFFFFF" w:fill="FFFFFF"/>
          </w:tcPr>
          <w:p w14:paraId="280097D2" w14:textId="2D164146" w:rsidR="00DC4AF7" w:rsidRPr="00187D50" w:rsidRDefault="00685661">
            <w:pPr>
              <w:rPr>
                <w:rFonts w:ascii="Noto Sans" w:hAnsi="Noto Sans" w:cs="Noto Sans"/>
                <w:color w:val="000000"/>
                <w:sz w:val="20"/>
                <w:szCs w:val="20"/>
                <w:lang w:val="en-US"/>
              </w:rPr>
            </w:pPr>
            <w:r>
              <w:rPr>
                <w:rFonts w:ascii="Noto Sans" w:hAnsi="Noto Sans" w:cs="Noto Sans"/>
                <w:color w:val="000000"/>
                <w:sz w:val="20"/>
                <w:szCs w:val="20"/>
                <w:lang w:val="en-US"/>
              </w:rPr>
              <w:t xml:space="preserve">Enhanced Security Requirements for CUI (erweiterte Sicherheitsanforderungen, Rev. 3)</w:t>
            </w:r>
          </w:p>
        </w:tc>
      </w:tr>
      <w:tr w:rsidR="00DC4AF7" w:rsidRPr="00187D50" w14:paraId="4B3EAA18" w14:textId="77777777" w:rsidTr="00DC7041">
        <w:tc>
          <w:tcPr>
            <w:tcW w:w="2200" w:type="dxa"/>
            <w:shd w:val="clear" w:color="F4F8F5" w:fill="F4F8F5"/>
          </w:tcPr>
          <w:p w14:paraId="0EAB03C7" w14:textId="49D2D33A" w:rsidR="00DC4AF7" w:rsidRPr="00187D50" w:rsidRDefault="00685661">
            <w:pPr>
              <w:rPr>
                <w:rFonts w:ascii="Noto Sans" w:hAnsi="Noto Sans" w:cs="Noto Sans"/>
                <w:color w:val="000000"/>
                <w:sz w:val="20"/>
                <w:szCs w:val="20"/>
              </w:rPr>
            </w:pPr>
            <w:r>
              <w:rPr>
                <w:rFonts w:ascii="Noto Sans" w:hAnsi="Noto Sans" w:cs="Noto Sans"/>
                <w:color w:val="000000"/>
                <w:sz w:val="20"/>
                <w:szCs w:val="20"/>
              </w:rPr>
              <w:t>NIST SP 800-207</w:t>
            </w:r>
          </w:p>
        </w:tc>
        <w:tc>
          <w:tcPr>
            <w:tcW w:w="7160" w:type="dxa"/>
            <w:shd w:val="clear" w:color="F4F8F5" w:fill="F4F8F5"/>
          </w:tcPr>
          <w:p w14:paraId="51BC98CC" w14:textId="37FE25C6" w:rsidR="00DC4AF7" w:rsidRPr="00187D50" w:rsidRDefault="00685661">
            <w:pPr>
              <w:rPr>
                <w:rFonts w:ascii="Noto Sans" w:hAnsi="Noto Sans" w:cs="Noto Sans"/>
                <w:color w:val="000000"/>
                <w:sz w:val="20"/>
                <w:szCs w:val="20"/>
                <w:lang w:val="en-US"/>
              </w:rPr>
            </w:pPr>
            <w:r>
              <w:rPr>
                <w:rFonts w:ascii="Noto Sans" w:hAnsi="Noto Sans" w:cs="Noto Sans"/>
                <w:color w:val="000000"/>
                <w:sz w:val="20"/>
                <w:szCs w:val="20"/>
                <w:lang w:val="en-US"/>
              </w:rPr>
              <w:t xml:space="preserve">Zero Trust Architecture (Architekturleitfaden für Zero-Trust-Modelle)</w:t>
            </w:r>
          </w:p>
        </w:tc>
      </w:tr>
      <w:tr w:rsidR="00DC4AF7" w:rsidRPr="00187D50" w14:paraId="5236F7F9" w14:textId="77777777" w:rsidTr="00DC7041">
        <w:tc>
          <w:tcPr>
            <w:tcW w:w="2200" w:type="dxa"/>
            <w:shd w:val="clear" w:color="FFFFFF" w:fill="FFFFFF"/>
          </w:tcPr>
          <w:p w14:paraId="3E102858" w14:textId="2BFBDE45" w:rsidR="00DC4AF7" w:rsidRPr="00187D50" w:rsidRDefault="00685661">
            <w:pPr>
              <w:rPr>
                <w:rFonts w:ascii="Noto Sans" w:hAnsi="Noto Sans" w:cs="Noto Sans"/>
                <w:color w:val="000000"/>
                <w:sz w:val="20"/>
                <w:szCs w:val="20"/>
              </w:rPr>
            </w:pPr>
            <w:r>
              <w:rPr>
                <w:rFonts w:ascii="Noto Sans" w:hAnsi="Noto Sans" w:cs="Noto Sans"/>
                <w:color w:val="000000"/>
                <w:sz w:val="20"/>
                <w:szCs w:val="20"/>
              </w:rPr>
              <w:t>NIST SP 800-218</w:t>
            </w:r>
          </w:p>
        </w:tc>
        <w:tc>
          <w:tcPr>
            <w:tcW w:w="7160" w:type="dxa"/>
            <w:shd w:val="clear" w:color="FFFFFF" w:fill="FFFFFF"/>
          </w:tcPr>
          <w:p w14:paraId="0CE898B4" w14:textId="788ABF86" w:rsidR="00DC4AF7" w:rsidRPr="00187D50" w:rsidRDefault="00685661">
            <w:pPr>
              <w:rPr>
                <w:rFonts w:ascii="Noto Sans" w:hAnsi="Noto Sans" w:cs="Noto Sans"/>
                <w:color w:val="000000"/>
                <w:sz w:val="20"/>
                <w:szCs w:val="20"/>
              </w:rPr>
            </w:pPr>
            <w:r>
              <w:rPr>
                <w:rFonts w:ascii="Noto Sans" w:hAnsi="Noto Sans" w:cs="Noto Sans"/>
                <w:color w:val="000000"/>
                <w:sz w:val="20"/>
                <w:szCs w:val="20"/>
              </w:rPr>
              <w:t>Secure Software Development Framework (SSDF) – Rahmenwerk für sichere Softwareentwicklung</w:t>
            </w:r>
          </w:p>
        </w:tc>
      </w:tr>
      <w:tr w:rsidR="00DC4AF7" w:rsidRPr="00187D50" w14:paraId="280B07A5" w14:textId="77777777" w:rsidTr="00DC7041">
        <w:tc>
          <w:tcPr>
            <w:tcW w:w="2200" w:type="dxa"/>
            <w:shd w:val="clear" w:color="F4F8F5" w:fill="F4F8F5"/>
          </w:tcPr>
          <w:p w14:paraId="21D3E958" w14:textId="7DE27C4D" w:rsidR="00DC4AF7" w:rsidRPr="00187D50" w:rsidRDefault="00685661">
            <w:pPr>
              <w:rPr>
                <w:rFonts w:ascii="Noto Sans" w:hAnsi="Noto Sans" w:cs="Noto Sans"/>
                <w:color w:val="000000"/>
                <w:sz w:val="20"/>
                <w:szCs w:val="20"/>
              </w:rPr>
            </w:pPr>
            <w:r>
              <w:rPr>
                <w:rFonts w:ascii="Noto Sans" w:hAnsi="Noto Sans" w:cs="Noto Sans"/>
                <w:color w:val="000000"/>
                <w:sz w:val="20"/>
                <w:szCs w:val="20"/>
              </w:rPr>
              <w:t>NIST SP 800-53</w:t>
            </w:r>
          </w:p>
        </w:tc>
        <w:tc>
          <w:tcPr>
            <w:tcW w:w="7160" w:type="dxa"/>
            <w:shd w:val="clear" w:color="F4F8F5" w:fill="F4F8F5"/>
          </w:tcPr>
          <w:p w14:paraId="59AB9F4C" w14:textId="74C7834A" w:rsidR="00DC4AF7" w:rsidRPr="00187D50" w:rsidRDefault="00685661">
            <w:pPr>
              <w:rPr>
                <w:rFonts w:ascii="Noto Sans" w:hAnsi="Noto Sans" w:cs="Noto Sans"/>
                <w:color w:val="000000"/>
                <w:sz w:val="20"/>
                <w:szCs w:val="20"/>
              </w:rPr>
            </w:pPr>
            <w:r>
              <w:rPr>
                <w:rFonts w:ascii="Noto Sans" w:hAnsi="Noto Sans" w:cs="Noto Sans"/>
                <w:color w:val="000000"/>
                <w:sz w:val="20"/>
                <w:szCs w:val="20"/>
              </w:rPr>
              <w:t>Security and Privacy Controls (US-Bundesstandard für Sicherheits- und Datenschutzkontrollen, Rev. 5)</w:t>
            </w:r>
          </w:p>
        </w:tc>
      </w:tr>
      <w:tr w:rsidR="00DC4AF7" w:rsidRPr="00187D50" w14:paraId="36252950" w14:textId="77777777" w:rsidTr="00DC7041">
        <w:tc>
          <w:tcPr>
            <w:tcW w:w="2200" w:type="dxa"/>
            <w:shd w:val="clear" w:color="FFFFFF" w:fill="FFFFFF"/>
          </w:tcPr>
          <w:p w14:paraId="4A310109" w14:textId="2504AEB0" w:rsidR="00DC4AF7" w:rsidRPr="00187D50" w:rsidRDefault="00685661">
            <w:pPr>
              <w:rPr>
                <w:rFonts w:ascii="Noto Sans" w:hAnsi="Noto Sans" w:cs="Noto Sans"/>
                <w:color w:val="000000"/>
                <w:sz w:val="20"/>
                <w:szCs w:val="20"/>
              </w:rPr>
            </w:pPr>
            <w:r>
              <w:rPr>
                <w:rFonts w:ascii="Noto Sans" w:hAnsi="Noto Sans" w:cs="Noto Sans"/>
                <w:color w:val="000000"/>
                <w:sz w:val="20"/>
                <w:szCs w:val="20"/>
              </w:rPr>
              <w:t>OT</w:t>
            </w:r>
          </w:p>
        </w:tc>
        <w:tc>
          <w:tcPr>
            <w:tcW w:w="7160" w:type="dxa"/>
            <w:shd w:val="clear" w:color="FFFFFF" w:fill="FFFFFF"/>
          </w:tcPr>
          <w:p w14:paraId="550183AB" w14:textId="3FAE52B4" w:rsidR="00DC4AF7" w:rsidRPr="00187D50" w:rsidRDefault="00685661">
            <w:pPr>
              <w:rPr>
                <w:rFonts w:ascii="Noto Sans" w:hAnsi="Noto Sans" w:cs="Noto Sans"/>
                <w:color w:val="000000"/>
                <w:sz w:val="20"/>
                <w:szCs w:val="20"/>
              </w:rPr>
            </w:pPr>
            <w:r>
              <w:rPr>
                <w:rFonts w:ascii="Noto Sans" w:hAnsi="Noto Sans" w:cs="Noto Sans"/>
                <w:color w:val="000000"/>
                <w:sz w:val="20"/>
                <w:szCs w:val="20"/>
              </w:rPr>
              <w:t>Operational Technology (Betriebstechnik / industrielle Steuerungssysteme: ICS, SCADA, etc.)</w:t>
            </w:r>
          </w:p>
        </w:tc>
      </w:tr>
      <w:tr w:rsidR="00DC4AF7" w:rsidRPr="00187D50" w14:paraId="0CCA924F" w14:textId="77777777" w:rsidTr="00DC7041">
        <w:tc>
          <w:tcPr>
            <w:tcW w:w="2200" w:type="dxa"/>
            <w:shd w:val="clear" w:color="F4F8F5" w:fill="F4F8F5"/>
          </w:tcPr>
          <w:p w14:paraId="4AAEB502" w14:textId="1DA7A925" w:rsidR="00DC4AF7" w:rsidRPr="00187D50" w:rsidRDefault="00685661">
            <w:pPr>
              <w:rPr>
                <w:rFonts w:ascii="Noto Sans" w:hAnsi="Noto Sans" w:cs="Noto Sans"/>
                <w:color w:val="000000"/>
                <w:sz w:val="20"/>
                <w:szCs w:val="20"/>
              </w:rPr>
            </w:pPr>
            <w:r>
              <w:rPr>
                <w:rFonts w:ascii="Noto Sans" w:hAnsi="Noto Sans" w:cs="Noto Sans"/>
                <w:color w:val="000000"/>
                <w:sz w:val="20"/>
                <w:szCs w:val="20"/>
              </w:rPr>
              <w:t>OWASP</w:t>
            </w:r>
          </w:p>
        </w:tc>
        <w:tc>
          <w:tcPr>
            <w:tcW w:w="7160" w:type="dxa"/>
            <w:shd w:val="clear" w:color="F4F8F5" w:fill="F4F8F5"/>
          </w:tcPr>
          <w:p w14:paraId="2B62EA7D" w14:textId="4410BD8B" w:rsidR="00DC4AF7" w:rsidRPr="00187D50" w:rsidRDefault="00685661">
            <w:pPr>
              <w:rPr>
                <w:rFonts w:ascii="Noto Sans" w:hAnsi="Noto Sans" w:cs="Noto Sans"/>
                <w:color w:val="000000"/>
                <w:sz w:val="20"/>
                <w:szCs w:val="20"/>
                <w:lang w:val="en-US"/>
              </w:rPr>
            </w:pPr>
            <w:r>
              <w:rPr>
                <w:rFonts w:ascii="Noto Sans" w:hAnsi="Noto Sans" w:cs="Noto Sans"/>
                <w:color w:val="000000"/>
                <w:sz w:val="20"/>
                <w:szCs w:val="20"/>
                <w:lang w:val="en-US"/>
              </w:rPr>
              <w:t xml:space="preserve">Open Worldwide Application Security Project (Non-Profit; Herausgeber u. a. der OWASP Top 10, ASVS und SAMM zur Anwendungssicherheit)</w:t>
            </w:r>
          </w:p>
        </w:tc>
      </w:tr>
      <w:tr w:rsidR="00DC4AF7" w:rsidRPr="00187D50" w14:paraId="2C5F8278" w14:textId="77777777" w:rsidTr="00DC7041">
        <w:tc>
          <w:tcPr>
            <w:tcW w:w="2200" w:type="dxa"/>
            <w:shd w:val="clear" w:color="FFFFFF" w:fill="FFFFFF"/>
          </w:tcPr>
          <w:p w14:paraId="525B8C75" w14:textId="514453D0" w:rsidR="00DC4AF7" w:rsidRPr="00187D50" w:rsidRDefault="00685661">
            <w:pPr>
              <w:rPr>
                <w:rFonts w:ascii="Noto Sans" w:hAnsi="Noto Sans" w:cs="Noto Sans"/>
                <w:color w:val="000000"/>
                <w:sz w:val="20"/>
                <w:szCs w:val="20"/>
              </w:rPr>
            </w:pPr>
            <w:r>
              <w:rPr>
                <w:rFonts w:ascii="Noto Sans" w:hAnsi="Noto Sans" w:cs="Noto Sans"/>
                <w:color w:val="000000"/>
                <w:sz w:val="20"/>
                <w:szCs w:val="20"/>
              </w:rPr>
              <w:t>PII</w:t>
            </w:r>
          </w:p>
        </w:tc>
        <w:tc>
          <w:tcPr>
            <w:tcW w:w="7160" w:type="dxa"/>
            <w:shd w:val="clear" w:color="FFFFFF" w:fill="FFFFFF"/>
          </w:tcPr>
          <w:p w14:paraId="1D284158" w14:textId="455035FE" w:rsidR="00DC4AF7" w:rsidRPr="00187D50" w:rsidRDefault="00685661">
            <w:pPr>
              <w:rPr>
                <w:rFonts w:ascii="Noto Sans" w:hAnsi="Noto Sans" w:cs="Noto Sans"/>
                <w:color w:val="000000"/>
                <w:sz w:val="20"/>
                <w:szCs w:val="20"/>
                <w:lang w:val="en-US"/>
              </w:rPr>
            </w:pPr>
            <w:r>
              <w:rPr>
                <w:rFonts w:ascii="Noto Sans" w:hAnsi="Noto Sans" w:cs="Noto Sans"/>
                <w:color w:val="000000"/>
                <w:sz w:val="20"/>
                <w:szCs w:val="20"/>
                <w:lang w:val="en-US"/>
              </w:rPr>
              <w:t xml:space="preserve">Personally Identifiable Information (personenbezogene Daten)</w:t>
            </w:r>
          </w:p>
        </w:tc>
      </w:tr>
      <w:tr w:rsidR="00DC4AF7" w:rsidRPr="00187D50" w14:paraId="5F66434D" w14:textId="77777777" w:rsidTr="00DC7041">
        <w:tc>
          <w:tcPr>
            <w:tcW w:w="2200" w:type="dxa"/>
            <w:shd w:val="clear" w:color="F4F8F5" w:fill="F4F8F5"/>
          </w:tcPr>
          <w:p w14:paraId="671D0398" w14:textId="31342C8A" w:rsidR="00DC4AF7" w:rsidRPr="00187D50" w:rsidRDefault="00685661">
            <w:pPr>
              <w:rPr>
                <w:rFonts w:ascii="Noto Sans" w:hAnsi="Noto Sans" w:cs="Noto Sans"/>
                <w:color w:val="000000"/>
                <w:sz w:val="20"/>
                <w:szCs w:val="20"/>
              </w:rPr>
            </w:pPr>
            <w:r>
              <w:rPr>
                <w:rFonts w:ascii="Noto Sans" w:hAnsi="Noto Sans" w:cs="Noto Sans"/>
                <w:color w:val="000000"/>
                <w:sz w:val="20"/>
                <w:szCs w:val="20"/>
              </w:rPr>
              <w:lastRenderedPageBreak/>
              <w:t>PSIRT</w:t>
            </w:r>
          </w:p>
        </w:tc>
        <w:tc>
          <w:tcPr>
            <w:tcW w:w="7160" w:type="dxa"/>
            <w:shd w:val="clear" w:color="F4F8F5" w:fill="F4F8F5"/>
          </w:tcPr>
          <w:p w14:paraId="5F1FBB6E" w14:textId="399D66C0" w:rsidR="00DC4AF7" w:rsidRPr="00187D50" w:rsidRDefault="00685661">
            <w:pPr>
              <w:rPr>
                <w:rFonts w:ascii="Noto Sans" w:hAnsi="Noto Sans" w:cs="Noto Sans"/>
                <w:color w:val="000000"/>
                <w:sz w:val="20"/>
                <w:szCs w:val="20"/>
              </w:rPr>
            </w:pPr>
            <w:r>
              <w:rPr>
                <w:rFonts w:ascii="Noto Sans" w:hAnsi="Noto Sans" w:cs="Noto Sans"/>
                <w:color w:val="000000"/>
                <w:sz w:val="20"/>
                <w:szCs w:val="20"/>
              </w:rPr>
              <w:t xml:space="preserve">Product Security Incident Response Team (organisationsinterne Stelle zur Bearbeitung von Sicherheitsvorfällen und Schwachstellenmeldungen für eigene Produkte)</w:t>
            </w:r>
          </w:p>
        </w:tc>
      </w:tr>
      <w:tr w:rsidR="00DC4AF7" w:rsidRPr="00187D50" w14:paraId="27ED77A0" w14:textId="77777777" w:rsidTr="00DC7041">
        <w:tc>
          <w:tcPr>
            <w:tcW w:w="2200" w:type="dxa"/>
            <w:shd w:val="clear" w:color="FFFFFF" w:fill="FFFFFF"/>
          </w:tcPr>
          <w:p w14:paraId="7130C0BA" w14:textId="667BAB90" w:rsidR="00DC4AF7" w:rsidRPr="00187D50" w:rsidRDefault="00685661">
            <w:pPr>
              <w:rPr>
                <w:rFonts w:ascii="Noto Sans" w:hAnsi="Noto Sans" w:cs="Noto Sans"/>
                <w:color w:val="000000"/>
                <w:sz w:val="20"/>
                <w:szCs w:val="20"/>
              </w:rPr>
            </w:pPr>
            <w:r>
              <w:rPr>
                <w:rFonts w:ascii="Noto Sans" w:hAnsi="Noto Sans" w:cs="Noto Sans"/>
                <w:color w:val="000000"/>
                <w:sz w:val="20"/>
                <w:szCs w:val="20"/>
              </w:rPr>
              <w:t>PSQP</w:t>
            </w:r>
          </w:p>
        </w:tc>
        <w:tc>
          <w:tcPr>
            <w:tcW w:w="7160" w:type="dxa"/>
            <w:shd w:val="clear" w:color="FFFFFF" w:fill="FFFFFF"/>
          </w:tcPr>
          <w:p w14:paraId="765EA504" w14:textId="3171AF05" w:rsidR="00DC4AF7" w:rsidRPr="00187D50" w:rsidRDefault="00685661">
            <w:pPr>
              <w:rPr>
                <w:rFonts w:ascii="Noto Sans" w:hAnsi="Noto Sans" w:cs="Noto Sans"/>
                <w:color w:val="000000"/>
                <w:sz w:val="20"/>
                <w:szCs w:val="20"/>
              </w:rPr>
            </w:pPr>
            <w:r>
              <w:rPr>
                <w:rFonts w:ascii="Noto Sans" w:hAnsi="Noto Sans" w:cs="Noto Sans"/>
                <w:color w:val="000000"/>
                <w:sz w:val="20"/>
                <w:szCs w:val="20"/>
              </w:rPr>
              <w:t>Project Software Quality Plan (projektspezifischer Software-Qualitätsplan gemäß AQAP 2210 §5.2)</w:t>
            </w:r>
          </w:p>
        </w:tc>
      </w:tr>
      <w:tr w:rsidR="00DC4AF7" w:rsidRPr="00187D50" w14:paraId="032B0746" w14:textId="77777777" w:rsidTr="00DC7041">
        <w:tc>
          <w:tcPr>
            <w:tcW w:w="2200" w:type="dxa"/>
            <w:shd w:val="clear" w:color="F4F8F5" w:fill="F4F8F5"/>
          </w:tcPr>
          <w:p w14:paraId="5C1301A0" w14:textId="71542862" w:rsidR="00DC4AF7" w:rsidRPr="00187D50" w:rsidRDefault="00685661">
            <w:pPr>
              <w:rPr>
                <w:rFonts w:ascii="Noto Sans" w:hAnsi="Noto Sans" w:cs="Noto Sans"/>
                <w:color w:val="000000"/>
                <w:sz w:val="20"/>
                <w:szCs w:val="20"/>
              </w:rPr>
            </w:pPr>
            <w:r>
              <w:rPr>
                <w:rFonts w:ascii="Noto Sans" w:hAnsi="Noto Sans" w:cs="Noto Sans"/>
                <w:color w:val="000000"/>
                <w:sz w:val="20"/>
                <w:szCs w:val="20"/>
              </w:rPr>
              <w:t>RPO</w:t>
            </w:r>
          </w:p>
        </w:tc>
        <w:tc>
          <w:tcPr>
            <w:tcW w:w="7160" w:type="dxa"/>
            <w:shd w:val="clear" w:color="F4F8F5" w:fill="F4F8F5"/>
          </w:tcPr>
          <w:p w14:paraId="6032426C" w14:textId="449E2213" w:rsidR="00DC4AF7" w:rsidRPr="00187D50" w:rsidRDefault="00685661">
            <w:pPr>
              <w:rPr>
                <w:rFonts w:ascii="Noto Sans" w:hAnsi="Noto Sans" w:cs="Noto Sans"/>
                <w:color w:val="000000"/>
                <w:sz w:val="20"/>
                <w:szCs w:val="20"/>
              </w:rPr>
            </w:pPr>
            <w:r>
              <w:rPr>
                <w:rFonts w:ascii="Noto Sans" w:hAnsi="Noto Sans" w:cs="Noto Sans"/>
                <w:color w:val="000000"/>
                <w:sz w:val="20"/>
                <w:szCs w:val="20"/>
              </w:rPr>
              <w:t xml:space="preserve">Recovery Point Objective (maximal tolerierbarer Datenverlust gemessen als Zeitspanne vor dem Ausfall; BCM-Kennzahl, ISO 22301)</w:t>
            </w:r>
          </w:p>
        </w:tc>
      </w:tr>
      <w:tr w:rsidR="00DC4AF7" w:rsidRPr="00187D50" w14:paraId="25C5C555" w14:textId="77777777" w:rsidTr="00DC7041">
        <w:tc>
          <w:tcPr>
            <w:tcW w:w="2200" w:type="dxa"/>
            <w:shd w:val="clear" w:color="FFFFFF" w:fill="FFFFFF"/>
          </w:tcPr>
          <w:p w14:paraId="24C2BA55" w14:textId="018E1117" w:rsidR="00DC4AF7" w:rsidRPr="00187D50" w:rsidRDefault="00685661">
            <w:pPr>
              <w:rPr>
                <w:rFonts w:ascii="Noto Sans" w:hAnsi="Noto Sans" w:cs="Noto Sans"/>
                <w:color w:val="000000"/>
                <w:sz w:val="20"/>
                <w:szCs w:val="20"/>
              </w:rPr>
            </w:pPr>
            <w:r>
              <w:rPr>
                <w:rFonts w:ascii="Noto Sans" w:hAnsi="Noto Sans" w:cs="Noto Sans"/>
                <w:color w:val="000000"/>
                <w:sz w:val="20"/>
                <w:szCs w:val="20"/>
              </w:rPr>
              <w:t>RTO</w:t>
            </w:r>
          </w:p>
        </w:tc>
        <w:tc>
          <w:tcPr>
            <w:tcW w:w="7160" w:type="dxa"/>
            <w:shd w:val="clear" w:color="FFFFFF" w:fill="FFFFFF"/>
          </w:tcPr>
          <w:p w14:paraId="5D7327AB" w14:textId="42325F32" w:rsidR="00DC4AF7" w:rsidRPr="00187D50" w:rsidRDefault="00685661">
            <w:pPr>
              <w:rPr>
                <w:rFonts w:ascii="Noto Sans" w:hAnsi="Noto Sans" w:cs="Noto Sans"/>
                <w:color w:val="000000"/>
                <w:sz w:val="20"/>
                <w:szCs w:val="20"/>
              </w:rPr>
            </w:pPr>
            <w:r>
              <w:rPr>
                <w:rFonts w:ascii="Noto Sans" w:hAnsi="Noto Sans" w:cs="Noto Sans"/>
                <w:color w:val="000000"/>
                <w:sz w:val="20"/>
                <w:szCs w:val="20"/>
              </w:rPr>
              <w:t xml:space="preserve">Recovery Time Objective (maximal tolerierbare Wiederanlaufzeit eines Prozesses oder Systems nach einem Ausfall; BCM-Kennzahl, ISO 22301)</w:t>
            </w:r>
          </w:p>
        </w:tc>
      </w:tr>
      <w:tr w:rsidR="00DC4AF7" w:rsidRPr="00187D50" w14:paraId="0B72FC01" w14:textId="77777777" w:rsidTr="00DC7041">
        <w:tc>
          <w:tcPr>
            <w:tcW w:w="2200" w:type="dxa"/>
            <w:shd w:val="clear" w:color="F4F8F5" w:fill="F4F8F5"/>
          </w:tcPr>
          <w:p w14:paraId="2F300B2C" w14:textId="217AD1B7" w:rsidR="00DC4AF7" w:rsidRPr="00187D50" w:rsidRDefault="00685661">
            <w:pPr>
              <w:rPr>
                <w:rFonts w:ascii="Noto Sans" w:hAnsi="Noto Sans" w:cs="Noto Sans"/>
                <w:color w:val="000000"/>
                <w:sz w:val="20"/>
                <w:szCs w:val="20"/>
              </w:rPr>
            </w:pPr>
            <w:r>
              <w:rPr>
                <w:rFonts w:ascii="Noto Sans" w:hAnsi="Noto Sans" w:cs="Noto Sans"/>
                <w:color w:val="000000"/>
                <w:sz w:val="20"/>
                <w:szCs w:val="20"/>
              </w:rPr>
              <w:t>RÜ / Ris. Üb.</w:t>
            </w:r>
          </w:p>
        </w:tc>
        <w:tc>
          <w:tcPr>
            <w:tcW w:w="7160" w:type="dxa"/>
            <w:shd w:val="clear" w:color="F4F8F5" w:fill="F4F8F5"/>
          </w:tcPr>
          <w:p w14:paraId="612960C9" w14:textId="7FCC2288" w:rsidR="00DC4AF7" w:rsidRPr="00187D50" w:rsidRDefault="00685661">
            <w:pPr>
              <w:rPr>
                <w:rFonts w:ascii="Noto Sans" w:hAnsi="Noto Sans" w:cs="Noto Sans"/>
                <w:color w:val="000000"/>
                <w:sz w:val="20"/>
                <w:szCs w:val="20"/>
              </w:rPr>
            </w:pPr>
            <w:r>
              <w:rPr>
                <w:rFonts w:ascii="Noto Sans" w:hAnsi="Noto Sans" w:cs="Noto Sans"/>
                <w:color w:val="000000"/>
                <w:sz w:val="20"/>
                <w:szCs w:val="20"/>
              </w:rPr>
              <w:t>Risikobasierte Überwachungsprüfung (Zwischenprüfung im Folgejahr der Erstprüfung, begrenzt auf risikobasiert ausgewählte Prüfpunkte)</w:t>
            </w:r>
          </w:p>
        </w:tc>
      </w:tr>
      <w:tr w:rsidR="00DC4AF7" w:rsidRPr="00187D50" w14:paraId="60FA46FE" w14:textId="77777777" w:rsidTr="00DC7041">
        <w:tc>
          <w:tcPr>
            <w:tcW w:w="2200" w:type="dxa"/>
            <w:shd w:val="clear" w:color="FFFFFF" w:fill="FFFFFF"/>
          </w:tcPr>
          <w:p w14:paraId="553A64F0" w14:textId="5555BF6E" w:rsidR="00DC4AF7" w:rsidRPr="00187D50" w:rsidRDefault="00685661">
            <w:pPr>
              <w:rPr>
                <w:rFonts w:ascii="Noto Sans" w:hAnsi="Noto Sans" w:cs="Noto Sans"/>
                <w:color w:val="000000"/>
                <w:sz w:val="20"/>
                <w:szCs w:val="20"/>
              </w:rPr>
            </w:pPr>
            <w:r>
              <w:rPr>
                <w:rFonts w:ascii="Noto Sans" w:hAnsi="Noto Sans" w:cs="Noto Sans"/>
                <w:color w:val="000000"/>
                <w:sz w:val="20"/>
                <w:szCs w:val="20"/>
              </w:rPr>
              <w:t>SAST / DAST</w:t>
            </w:r>
          </w:p>
        </w:tc>
        <w:tc>
          <w:tcPr>
            <w:tcW w:w="7160" w:type="dxa"/>
            <w:shd w:val="clear" w:color="FFFFFF" w:fill="FFFFFF"/>
          </w:tcPr>
          <w:p w14:paraId="3C3F3C54" w14:textId="559DBAE6" w:rsidR="00DC4AF7" w:rsidRPr="00187D50" w:rsidRDefault="00685661">
            <w:pPr>
              <w:rPr>
                <w:rFonts w:ascii="Noto Sans" w:hAnsi="Noto Sans" w:cs="Noto Sans"/>
                <w:color w:val="000000"/>
                <w:sz w:val="20"/>
                <w:szCs w:val="20"/>
              </w:rPr>
            </w:pPr>
            <w:r>
              <w:rPr>
                <w:rFonts w:ascii="Noto Sans" w:hAnsi="Noto Sans" w:cs="Noto Sans"/>
                <w:color w:val="000000"/>
                <w:sz w:val="20"/>
                <w:szCs w:val="20"/>
              </w:rPr>
              <w:t xml:space="preserve">Static / Dynamic Application Security Testing (statische bzw. dynamische Sicherheitsanalyse von Anwendungs-Quellcode bzw. laufender Anwendungen)</w:t>
            </w:r>
          </w:p>
        </w:tc>
      </w:tr>
      <w:tr w:rsidR="00DC4AF7" w:rsidRPr="00187D50" w14:paraId="118CFE40" w14:textId="77777777" w:rsidTr="00DC7041">
        <w:tc>
          <w:tcPr>
            <w:tcW w:w="2200" w:type="dxa"/>
            <w:shd w:val="clear" w:color="F4F8F5" w:fill="F4F8F5"/>
          </w:tcPr>
          <w:p w14:paraId="7C826E5D" w14:textId="1F17DE87" w:rsidR="00DC4AF7" w:rsidRPr="00187D50" w:rsidRDefault="00685661">
            <w:pPr>
              <w:rPr>
                <w:rFonts w:ascii="Noto Sans" w:hAnsi="Noto Sans" w:cs="Noto Sans"/>
                <w:color w:val="000000"/>
                <w:sz w:val="20"/>
                <w:szCs w:val="20"/>
              </w:rPr>
            </w:pPr>
            <w:r>
              <w:rPr>
                <w:rFonts w:ascii="Noto Sans" w:hAnsi="Noto Sans" w:cs="Noto Sans"/>
                <w:color w:val="000000"/>
                <w:sz w:val="20"/>
                <w:szCs w:val="20"/>
              </w:rPr>
              <w:t>SBOM</w:t>
            </w:r>
          </w:p>
        </w:tc>
        <w:tc>
          <w:tcPr>
            <w:tcW w:w="7160" w:type="dxa"/>
            <w:shd w:val="clear" w:color="F4F8F5" w:fill="F4F8F5"/>
          </w:tcPr>
          <w:p w14:paraId="32D0DBCC" w14:textId="71C093C4" w:rsidR="00DC4AF7" w:rsidRPr="00187D50" w:rsidRDefault="00685661">
            <w:pPr>
              <w:rPr>
                <w:rFonts w:ascii="Noto Sans" w:hAnsi="Noto Sans" w:cs="Noto Sans"/>
                <w:color w:val="000000"/>
                <w:sz w:val="20"/>
                <w:szCs w:val="20"/>
              </w:rPr>
            </w:pPr>
            <w:r>
              <w:rPr>
                <w:rFonts w:ascii="Noto Sans" w:hAnsi="Noto Sans" w:cs="Noto Sans"/>
                <w:color w:val="000000"/>
                <w:sz w:val="20"/>
                <w:szCs w:val="20"/>
              </w:rPr>
              <w:t xml:space="preserve">Software Bill of Materials (strukturiertes Verzeichnis aller Softwarekomponenten und -abhängigkeiten eines Produkts; relevant für CRA, BSI TR-03183, NIST SP 800-218)</w:t>
            </w:r>
          </w:p>
        </w:tc>
      </w:tr>
      <w:tr w:rsidR="00DC4AF7" w:rsidRPr="00187D50" w14:paraId="1D62C345" w14:textId="77777777" w:rsidTr="00DC7041">
        <w:tc>
          <w:tcPr>
            <w:tcW w:w="2200" w:type="dxa"/>
            <w:shd w:val="clear" w:color="FFFFFF" w:fill="FFFFFF"/>
          </w:tcPr>
          <w:p w14:paraId="69028842" w14:textId="03F1C549" w:rsidR="00DC4AF7" w:rsidRPr="00187D50" w:rsidRDefault="00685661">
            <w:pPr>
              <w:rPr>
                <w:rFonts w:ascii="Noto Sans" w:hAnsi="Noto Sans" w:cs="Noto Sans"/>
                <w:color w:val="000000"/>
                <w:sz w:val="20"/>
                <w:szCs w:val="20"/>
              </w:rPr>
            </w:pPr>
            <w:r>
              <w:rPr>
                <w:rFonts w:ascii="Noto Sans" w:hAnsi="Noto Sans" w:cs="Noto Sans"/>
                <w:color w:val="000000"/>
                <w:sz w:val="20"/>
                <w:szCs w:val="20"/>
              </w:rPr>
              <w:t>SCC</w:t>
            </w:r>
          </w:p>
        </w:tc>
        <w:tc>
          <w:tcPr>
            <w:tcW w:w="7160" w:type="dxa"/>
            <w:shd w:val="clear" w:color="FFFFFF" w:fill="FFFFFF"/>
          </w:tcPr>
          <w:p w14:paraId="21322FDC" w14:textId="6D2A3764" w:rsidR="00DC4AF7" w:rsidRPr="00187D50" w:rsidRDefault="00685661">
            <w:pPr>
              <w:rPr>
                <w:rFonts w:ascii="Noto Sans" w:hAnsi="Noto Sans" w:cs="Noto Sans"/>
                <w:color w:val="000000"/>
                <w:sz w:val="20"/>
                <w:szCs w:val="20"/>
              </w:rPr>
            </w:pPr>
            <w:r>
              <w:rPr>
                <w:rFonts w:ascii="Noto Sans" w:hAnsi="Noto Sans" w:cs="Noto Sans"/>
                <w:color w:val="000000"/>
                <w:sz w:val="20"/>
                <w:szCs w:val="20"/>
              </w:rPr>
              <w:t xml:space="preserve">Standard Contractual Clauses (EU-Standardvertragsklauseln gemäß Durchführungsbeschluss (EU) 2021/914 für Drittlandtransfers)</w:t>
            </w:r>
          </w:p>
        </w:tc>
      </w:tr>
      <w:tr w:rsidR="00DC4AF7" w:rsidRPr="00187D50" w14:paraId="1A4D00ED" w14:textId="77777777" w:rsidTr="00DC7041">
        <w:tc>
          <w:tcPr>
            <w:tcW w:w="2200" w:type="dxa"/>
            <w:shd w:val="clear" w:color="F4F8F5" w:fill="F4F8F5"/>
          </w:tcPr>
          <w:p w14:paraId="70E9F851" w14:textId="079BE82D" w:rsidR="00DC4AF7" w:rsidRPr="00187D50" w:rsidRDefault="00685661">
            <w:pPr>
              <w:rPr>
                <w:rFonts w:ascii="Noto Sans" w:hAnsi="Noto Sans" w:cs="Noto Sans"/>
                <w:color w:val="000000"/>
                <w:sz w:val="20"/>
                <w:szCs w:val="20"/>
              </w:rPr>
            </w:pPr>
            <w:r>
              <w:rPr>
                <w:rFonts w:ascii="Noto Sans" w:hAnsi="Noto Sans" w:cs="Noto Sans"/>
                <w:color w:val="000000"/>
                <w:sz w:val="20"/>
                <w:szCs w:val="20"/>
              </w:rPr>
              <w:t>SCE</w:t>
            </w:r>
          </w:p>
        </w:tc>
        <w:tc>
          <w:tcPr>
            <w:tcW w:w="7160" w:type="dxa"/>
            <w:shd w:val="clear" w:color="F4F8F5" w:fill="F4F8F5"/>
          </w:tcPr>
          <w:p w14:paraId="5AE83BDA" w14:textId="0326A8BE" w:rsidR="00DC4AF7" w:rsidRPr="00187D50" w:rsidRDefault="00685661">
            <w:pPr>
              <w:rPr>
                <w:rFonts w:ascii="Noto Sans" w:hAnsi="Noto Sans" w:cs="Noto Sans"/>
                <w:color w:val="000000"/>
                <w:sz w:val="20"/>
                <w:szCs w:val="20"/>
              </w:rPr>
            </w:pPr>
            <w:r>
              <w:rPr>
                <w:rFonts w:ascii="Noto Sans" w:hAnsi="Noto Sans" w:cs="Noto Sans"/>
                <w:color w:val="000000"/>
                <w:sz w:val="20"/>
                <w:szCs w:val="20"/>
              </w:rPr>
              <w:t xml:space="preserve">Supplier Criticality Evaluation (Bewertung der Kritikalität eines Zulieferers; bestimmt LoE und Umfang der Sonderanforderungen)</w:t>
            </w:r>
          </w:p>
        </w:tc>
      </w:tr>
      <w:tr w:rsidR="00DC4AF7" w:rsidRPr="00187D50" w14:paraId="3F05EAA7" w14:textId="77777777" w:rsidTr="00DC7041">
        <w:tc>
          <w:tcPr>
            <w:tcW w:w="2200" w:type="dxa"/>
            <w:shd w:val="clear" w:color="FFFFFF" w:fill="FFFFFF"/>
          </w:tcPr>
          <w:p w14:paraId="172938B3" w14:textId="7D2442CF" w:rsidR="00DC4AF7" w:rsidRPr="00187D50" w:rsidRDefault="00685661">
            <w:pPr>
              <w:rPr>
                <w:rFonts w:ascii="Noto Sans" w:hAnsi="Noto Sans" w:cs="Noto Sans"/>
                <w:color w:val="000000"/>
                <w:sz w:val="20"/>
                <w:szCs w:val="20"/>
              </w:rPr>
            </w:pPr>
            <w:r>
              <w:rPr>
                <w:rFonts w:ascii="Noto Sans" w:hAnsi="Noto Sans" w:cs="Noto Sans"/>
                <w:color w:val="000000"/>
                <w:sz w:val="20"/>
                <w:szCs w:val="20"/>
              </w:rPr>
              <w:t>SCI</w:t>
            </w:r>
          </w:p>
        </w:tc>
        <w:tc>
          <w:tcPr>
            <w:tcW w:w="7160" w:type="dxa"/>
            <w:shd w:val="clear" w:color="FFFFFF" w:fill="FFFFFF"/>
          </w:tcPr>
          <w:p w14:paraId="2370F223" w14:textId="7323EB78" w:rsidR="00DC4AF7" w:rsidRPr="00187D50" w:rsidRDefault="00685661">
            <w:pPr>
              <w:rPr>
                <w:rFonts w:ascii="Noto Sans" w:hAnsi="Noto Sans" w:cs="Noto Sans"/>
                <w:color w:val="000000"/>
                <w:sz w:val="20"/>
                <w:szCs w:val="20"/>
              </w:rPr>
            </w:pPr>
            <w:r>
              <w:rPr>
                <w:rFonts w:ascii="Noto Sans" w:hAnsi="Noto Sans" w:cs="Noto Sans"/>
                <w:color w:val="000000"/>
                <w:sz w:val="20"/>
                <w:szCs w:val="20"/>
              </w:rPr>
              <w:t xml:space="preserve">Software Configuration Item (unter Konfigurationskontrolle stehendes Software-Element: Quellcode, Build, Werkzeuge, Dokumentation)</w:t>
            </w:r>
          </w:p>
        </w:tc>
      </w:tr>
      <w:tr w:rsidR="00DC4AF7" w:rsidRPr="00187D50" w14:paraId="6A3C47B0" w14:textId="77777777" w:rsidTr="00DC7041">
        <w:tc>
          <w:tcPr>
            <w:tcW w:w="2200" w:type="dxa"/>
            <w:shd w:val="clear" w:color="F4F8F5" w:fill="F4F8F5"/>
          </w:tcPr>
          <w:p w14:paraId="6107DC83" w14:textId="440D5D7E" w:rsidR="00DC4AF7" w:rsidRPr="00187D50" w:rsidRDefault="00685661">
            <w:pPr>
              <w:rPr>
                <w:rFonts w:ascii="Noto Sans" w:hAnsi="Noto Sans" w:cs="Noto Sans"/>
                <w:color w:val="000000"/>
                <w:sz w:val="20"/>
                <w:szCs w:val="20"/>
              </w:rPr>
            </w:pPr>
            <w:r>
              <w:rPr>
                <w:rFonts w:ascii="Noto Sans" w:hAnsi="Noto Sans" w:cs="Noto Sans"/>
                <w:color w:val="000000"/>
                <w:sz w:val="20"/>
                <w:szCs w:val="20"/>
              </w:rPr>
              <w:t>SCM</w:t>
            </w:r>
          </w:p>
        </w:tc>
        <w:tc>
          <w:tcPr>
            <w:tcW w:w="7160" w:type="dxa"/>
            <w:shd w:val="clear" w:color="F4F8F5" w:fill="F4F8F5"/>
          </w:tcPr>
          <w:p w14:paraId="05A37140" w14:textId="4FC89133" w:rsidR="00DC4AF7" w:rsidRPr="00187D50" w:rsidRDefault="00685661">
            <w:pPr>
              <w:rPr>
                <w:rFonts w:ascii="Noto Sans" w:hAnsi="Noto Sans" w:cs="Noto Sans"/>
                <w:color w:val="000000"/>
                <w:sz w:val="20"/>
                <w:szCs w:val="20"/>
              </w:rPr>
            </w:pPr>
            <w:r>
              <w:rPr>
                <w:rFonts w:ascii="Noto Sans" w:hAnsi="Noto Sans" w:cs="Noto Sans"/>
                <w:color w:val="000000"/>
                <w:sz w:val="20"/>
                <w:szCs w:val="20"/>
              </w:rPr>
              <w:t xml:space="preserve">Software Configuration Management (Konfigurationsmanagement von Software über den gesamten Lebenszyklus; AQAP 2210 §5.7.3, ISO 10007)</w:t>
            </w:r>
          </w:p>
        </w:tc>
      </w:tr>
      <w:tr w:rsidR="00DC4AF7" w:rsidRPr="00187D50" w14:paraId="526736D7" w14:textId="77777777" w:rsidTr="00DC7041">
        <w:tc>
          <w:tcPr>
            <w:tcW w:w="2200" w:type="dxa"/>
            <w:shd w:val="clear" w:color="FFFFFF" w:fill="FFFFFF"/>
          </w:tcPr>
          <w:p w14:paraId="259727EB" w14:textId="5C7736FB" w:rsidR="00DC4AF7" w:rsidRPr="00187D50" w:rsidRDefault="00685661">
            <w:pPr>
              <w:rPr>
                <w:rFonts w:ascii="Noto Sans" w:hAnsi="Noto Sans" w:cs="Noto Sans"/>
                <w:color w:val="000000"/>
                <w:sz w:val="20"/>
                <w:szCs w:val="20"/>
              </w:rPr>
            </w:pPr>
            <w:r>
              <w:rPr>
                <w:rFonts w:ascii="Noto Sans" w:hAnsi="Noto Sans" w:cs="Noto Sans"/>
                <w:color w:val="000000"/>
                <w:sz w:val="20"/>
                <w:szCs w:val="20"/>
              </w:rPr>
              <w:t>SDLC</w:t>
            </w:r>
          </w:p>
        </w:tc>
        <w:tc>
          <w:tcPr>
            <w:tcW w:w="7160" w:type="dxa"/>
            <w:shd w:val="clear" w:color="FFFFFF" w:fill="FFFFFF"/>
          </w:tcPr>
          <w:p w14:paraId="32E33B50" w14:textId="648512C6" w:rsidR="00DC4AF7" w:rsidRPr="00187D50" w:rsidRDefault="00685661">
            <w:pPr>
              <w:rPr>
                <w:rFonts w:ascii="Noto Sans" w:hAnsi="Noto Sans" w:cs="Noto Sans"/>
                <w:color w:val="000000"/>
                <w:sz w:val="20"/>
                <w:szCs w:val="20"/>
              </w:rPr>
            </w:pPr>
            <w:r>
              <w:rPr>
                <w:rFonts w:ascii="Noto Sans" w:hAnsi="Noto Sans" w:cs="Noto Sans"/>
                <w:color w:val="000000"/>
                <w:sz w:val="20"/>
                <w:szCs w:val="20"/>
              </w:rPr>
              <w:t>Software Development Life Cycle (Lebenszyklus der Softwareentwicklung von der Anforderung bis zur Außerbetriebnahme)</w:t>
            </w:r>
          </w:p>
        </w:tc>
      </w:tr>
      <w:tr w:rsidR="00DC4AF7" w:rsidRPr="00187D50" w14:paraId="0401A849" w14:textId="77777777" w:rsidTr="00DC7041">
        <w:tc>
          <w:tcPr>
            <w:tcW w:w="2200" w:type="dxa"/>
            <w:shd w:val="clear" w:color="FFFFFF" w:fill="FFFFFF"/>
          </w:tcPr>
          <w:p w14:paraId="488878F2" w14:textId="77777777" w:rsidR="003342AC" w:rsidRDefault="00D539D1">
            <w:pPr>
              <w:rPr>
                <w:rFonts w:ascii="Noto Sans" w:hAnsi="Noto Sans" w:cs="Noto Sans"/>
                <w:color w:val="000000"/>
                <w:sz w:val="20"/>
                <w:szCs w:val="20"/>
              </w:rPr>
            </w:pPr>
            <w:r>
              <w:rPr>
                <w:rFonts w:ascii="Noto Sans" w:hAnsi="Noto Sans" w:cs="Noto Sans"/>
                <w:color w:val="000000"/>
                <w:sz w:val="20"/>
                <w:szCs w:val="20"/>
              </w:rPr>
              <w:t>SGA</w:t>
            </w:r>
          </w:p>
        </w:tc>
        <w:tc>
          <w:tcPr>
            <w:tcW w:w="7160" w:type="dxa"/>
            <w:shd w:val="clear" w:color="FFFFFF" w:fill="FFFFFF"/>
          </w:tcPr>
          <w:p w14:paraId="3694C2CB" w14:textId="77777777" w:rsidR="003342AC" w:rsidRDefault="00D539D1">
            <w:pPr>
              <w:rPr>
                <w:rFonts w:ascii="Noto Sans" w:hAnsi="Noto Sans" w:cs="Noto Sans"/>
                <w:color w:val="000000"/>
                <w:sz w:val="20"/>
                <w:szCs w:val="20"/>
              </w:rPr>
            </w:pPr>
            <w:r>
              <w:rPr>
                <w:rFonts w:ascii="Noto Sans" w:hAnsi="Noto Sans" w:cs="Noto Sans"/>
                <w:color w:val="000000"/>
                <w:sz w:val="20"/>
                <w:szCs w:val="20"/>
              </w:rPr>
              <w:t xml:space="preserve">Simplified Group Assessment (TISAX-Prüfansatz für Standortgruppen)</w:t>
            </w:r>
          </w:p>
        </w:tc>
      </w:tr>
      <w:tr w:rsidR="00263FA5" w:rsidRPr="00187D50" w14:paraId="76BB2BAC" w14:textId="77777777" w:rsidTr="00DC7041">
        <w:tc>
          <w:tcPr>
            <w:tcW w:w="2200" w:type="dxa"/>
            <w:shd w:val="clear" w:color="F4F8F5" w:fill="F4F8F5"/>
          </w:tcPr>
          <w:p w14:paraId="2AC5B7E1" w14:textId="058767F0" w:rsidR="00263FA5" w:rsidRPr="00187D50" w:rsidRDefault="00263FA5">
            <w:pPr>
              <w:rPr>
                <w:rFonts w:ascii="Noto Sans" w:hAnsi="Noto Sans" w:cs="Noto Sans"/>
                <w:color w:val="000000"/>
                <w:sz w:val="20"/>
                <w:szCs w:val="20"/>
              </w:rPr>
            </w:pPr>
            <w:r>
              <w:rPr>
                <w:rFonts w:ascii="Noto Sans" w:hAnsi="Noto Sans" w:cs="Noto Sans"/>
                <w:color w:val="000000"/>
                <w:sz w:val="20"/>
                <w:szCs w:val="20"/>
              </w:rPr>
              <w:t>SiBe</w:t>
            </w:r>
          </w:p>
        </w:tc>
        <w:tc>
          <w:tcPr>
            <w:tcW w:w="7160" w:type="dxa"/>
            <w:shd w:val="clear" w:color="F4F8F5" w:fill="F4F8F5"/>
          </w:tcPr>
          <w:p w14:paraId="7E2BF0A0" w14:textId="36AB1ECE" w:rsidR="00263FA5" w:rsidRPr="00187D50" w:rsidRDefault="00263FA5">
            <w:pPr>
              <w:rPr>
                <w:rFonts w:ascii="Noto Sans" w:hAnsi="Noto Sans" w:cs="Noto Sans"/>
                <w:color w:val="000000"/>
                <w:sz w:val="20"/>
                <w:szCs w:val="20"/>
              </w:rPr>
            </w:pPr>
            <w:r>
              <w:rPr>
                <w:rFonts w:ascii="Noto Sans" w:hAnsi="Noto Sans" w:cs="Noto Sans"/>
                <w:color w:val="000000"/>
                <w:sz w:val="20"/>
                <w:szCs w:val="20"/>
              </w:rPr>
              <w:t>Sicherheitsbevollmächtigte/r (im nichtöffentlichen Geheimschutz bestellte verantwortliche Person)</w:t>
            </w:r>
          </w:p>
        </w:tc>
      </w:tr>
      <w:tr w:rsidR="00DC4AF7" w:rsidRPr="00187D50" w14:paraId="7B48185A" w14:textId="77777777" w:rsidTr="00DC7041">
        <w:tc>
          <w:tcPr>
            <w:tcW w:w="2200" w:type="dxa"/>
            <w:shd w:val="clear" w:color="FFFFFF" w:fill="FFFFFF"/>
          </w:tcPr>
          <w:p w14:paraId="5CAFBA95" w14:textId="602E1CBB" w:rsidR="00DC4AF7" w:rsidRPr="00187D50" w:rsidRDefault="00685661">
            <w:pPr>
              <w:rPr>
                <w:rFonts w:ascii="Noto Sans" w:hAnsi="Noto Sans" w:cs="Noto Sans"/>
                <w:color w:val="000000"/>
                <w:sz w:val="20"/>
                <w:szCs w:val="20"/>
              </w:rPr>
            </w:pPr>
            <w:r>
              <w:rPr>
                <w:rFonts w:ascii="Noto Sans" w:hAnsi="Noto Sans" w:cs="Noto Sans"/>
                <w:color w:val="000000"/>
                <w:sz w:val="20"/>
                <w:szCs w:val="20"/>
              </w:rPr>
              <w:t>SIEM</w:t>
            </w:r>
          </w:p>
        </w:tc>
        <w:tc>
          <w:tcPr>
            <w:tcW w:w="7160" w:type="dxa"/>
            <w:shd w:val="clear" w:color="FFFFFF" w:fill="FFFFFF"/>
          </w:tcPr>
          <w:p w14:paraId="5C95D638" w14:textId="641113DD" w:rsidR="00DC4AF7" w:rsidRPr="00187D50" w:rsidRDefault="00685661">
            <w:pPr>
              <w:rPr>
                <w:rFonts w:ascii="Noto Sans" w:hAnsi="Noto Sans" w:cs="Noto Sans"/>
                <w:color w:val="000000"/>
                <w:sz w:val="20"/>
                <w:szCs w:val="20"/>
              </w:rPr>
            </w:pPr>
            <w:r>
              <w:rPr>
                <w:rFonts w:ascii="Noto Sans" w:hAnsi="Noto Sans" w:cs="Noto Sans"/>
                <w:color w:val="000000"/>
                <w:sz w:val="20"/>
                <w:szCs w:val="20"/>
              </w:rPr>
              <w:t>Security Information and Event Management (Technologie zur zentralen Sammlung, Korrelation und Auswertung sicherheitsrelevanter Ereignisse aus IT-Systemen)</w:t>
            </w:r>
          </w:p>
        </w:tc>
      </w:tr>
      <w:tr w:rsidR="00DC4AF7" w:rsidRPr="00187D50" w14:paraId="62726C7F" w14:textId="77777777" w:rsidTr="00DC7041">
        <w:tc>
          <w:tcPr>
            <w:tcW w:w="2200" w:type="dxa"/>
            <w:shd w:val="clear" w:color="F4F8F5" w:fill="F4F8F5"/>
          </w:tcPr>
          <w:p w14:paraId="17DB381F" w14:textId="7E33EEA2" w:rsidR="00DC4AF7" w:rsidRPr="00187D50" w:rsidRDefault="00685661">
            <w:pPr>
              <w:rPr>
                <w:rFonts w:ascii="Noto Sans" w:hAnsi="Noto Sans" w:cs="Noto Sans"/>
                <w:color w:val="000000"/>
                <w:sz w:val="20"/>
                <w:szCs w:val="20"/>
              </w:rPr>
            </w:pPr>
            <w:r>
              <w:rPr>
                <w:rFonts w:ascii="Noto Sans" w:hAnsi="Noto Sans" w:cs="Noto Sans"/>
                <w:color w:val="000000"/>
                <w:sz w:val="20"/>
                <w:szCs w:val="20"/>
              </w:rPr>
              <w:t>SLA</w:t>
            </w:r>
          </w:p>
        </w:tc>
        <w:tc>
          <w:tcPr>
            <w:tcW w:w="7160" w:type="dxa"/>
            <w:shd w:val="clear" w:color="F4F8F5" w:fill="F4F8F5"/>
          </w:tcPr>
          <w:p w14:paraId="5004C7D1" w14:textId="2956A587" w:rsidR="00DC4AF7" w:rsidRPr="00187D50" w:rsidRDefault="00685661">
            <w:pPr>
              <w:rPr>
                <w:rFonts w:ascii="Noto Sans" w:hAnsi="Noto Sans" w:cs="Noto Sans"/>
                <w:color w:val="000000"/>
                <w:sz w:val="20"/>
                <w:szCs w:val="20"/>
              </w:rPr>
            </w:pPr>
            <w:r>
              <w:rPr>
                <w:rFonts w:ascii="Noto Sans" w:hAnsi="Noto Sans" w:cs="Noto Sans"/>
                <w:color w:val="000000"/>
                <w:sz w:val="20"/>
                <w:szCs w:val="20"/>
              </w:rPr>
              <w:t>Service Level Agreement (Vereinbarung zwischen Dienstleister und Kunde über Leistungsumfang, Qualitätskennzahlen und Reaktionszeiten)</w:t>
            </w:r>
          </w:p>
        </w:tc>
      </w:tr>
      <w:tr w:rsidR="00DC4AF7" w:rsidRPr="00187D50" w14:paraId="7EE7C1A5" w14:textId="77777777" w:rsidTr="00DC7041">
        <w:tc>
          <w:tcPr>
            <w:tcW w:w="2200" w:type="dxa"/>
            <w:shd w:val="clear" w:color="FFFFFF" w:fill="FFFFFF"/>
          </w:tcPr>
          <w:p w14:paraId="5AB94097" w14:textId="7C18FC70" w:rsidR="00DC4AF7" w:rsidRPr="00187D50" w:rsidRDefault="00685661">
            <w:pPr>
              <w:rPr>
                <w:rFonts w:ascii="Noto Sans" w:hAnsi="Noto Sans" w:cs="Noto Sans"/>
                <w:color w:val="000000"/>
                <w:sz w:val="20"/>
                <w:szCs w:val="20"/>
              </w:rPr>
            </w:pPr>
            <w:r>
              <w:rPr>
                <w:rFonts w:ascii="Noto Sans" w:hAnsi="Noto Sans" w:cs="Noto Sans"/>
                <w:color w:val="000000"/>
                <w:sz w:val="20"/>
                <w:szCs w:val="20"/>
              </w:rPr>
              <w:t>SLSA</w:t>
            </w:r>
          </w:p>
        </w:tc>
        <w:tc>
          <w:tcPr>
            <w:tcW w:w="7160" w:type="dxa"/>
            <w:shd w:val="clear" w:color="FFFFFF" w:fill="FFFFFF"/>
          </w:tcPr>
          <w:p w14:paraId="0FEFD5BF" w14:textId="65995111" w:rsidR="00DC4AF7" w:rsidRPr="00187D50" w:rsidRDefault="00685661">
            <w:pPr>
              <w:rPr>
                <w:rFonts w:ascii="Noto Sans" w:hAnsi="Noto Sans" w:cs="Noto Sans"/>
                <w:color w:val="000000"/>
                <w:sz w:val="20"/>
                <w:szCs w:val="20"/>
                <w:lang w:val="en-US"/>
              </w:rPr>
            </w:pPr>
            <w:r>
              <w:rPr>
                <w:rFonts w:ascii="Noto Sans" w:hAnsi="Noto Sans" w:cs="Noto Sans"/>
                <w:color w:val="000000"/>
                <w:sz w:val="20"/>
                <w:szCs w:val="20"/>
                <w:lang w:val="en-US"/>
              </w:rPr>
              <w:t xml:space="preserve">Supply-chain Levels for Software Artifacts (Reifegradframework für die Integrität von Software-Lieferketten / Build-Pipeline-Schutz)</w:t>
            </w:r>
          </w:p>
        </w:tc>
      </w:tr>
      <w:tr w:rsidR="00DC4AF7" w:rsidRPr="00187D50" w14:paraId="4F3ECBF7" w14:textId="77777777" w:rsidTr="00DC7041">
        <w:tc>
          <w:tcPr>
            <w:tcW w:w="2200" w:type="dxa"/>
            <w:shd w:val="clear" w:color="F4F8F5" w:fill="F4F8F5"/>
          </w:tcPr>
          <w:p w14:paraId="1BFCDF2A" w14:textId="45C7E718" w:rsidR="00DC4AF7" w:rsidRPr="00187D50" w:rsidRDefault="00685661">
            <w:pPr>
              <w:rPr>
                <w:rFonts w:ascii="Noto Sans" w:hAnsi="Noto Sans" w:cs="Noto Sans"/>
                <w:color w:val="000000"/>
                <w:sz w:val="20"/>
                <w:szCs w:val="20"/>
              </w:rPr>
            </w:pPr>
            <w:r>
              <w:rPr>
                <w:rFonts w:ascii="Noto Sans" w:hAnsi="Noto Sans" w:cs="Noto Sans"/>
                <w:color w:val="000000"/>
                <w:sz w:val="20"/>
                <w:szCs w:val="20"/>
              </w:rPr>
              <w:t>SSDF</w:t>
            </w:r>
          </w:p>
        </w:tc>
        <w:tc>
          <w:tcPr>
            <w:tcW w:w="7160" w:type="dxa"/>
            <w:shd w:val="clear" w:color="F4F8F5" w:fill="F4F8F5"/>
          </w:tcPr>
          <w:p w14:paraId="4F0A0A6D" w14:textId="20F96F78" w:rsidR="00DC4AF7" w:rsidRPr="00187D50" w:rsidRDefault="00685661">
            <w:pPr>
              <w:rPr>
                <w:rFonts w:ascii="Noto Sans" w:hAnsi="Noto Sans" w:cs="Noto Sans"/>
                <w:color w:val="000000"/>
                <w:sz w:val="20"/>
                <w:szCs w:val="20"/>
              </w:rPr>
            </w:pPr>
            <w:r>
              <w:rPr>
                <w:rFonts w:ascii="Noto Sans" w:hAnsi="Noto Sans" w:cs="Noto Sans"/>
                <w:color w:val="000000"/>
                <w:sz w:val="20"/>
                <w:szCs w:val="20"/>
              </w:rPr>
              <w:t>Secure Software Development Framework (Rahmenwerk für sichere Softwareentwicklung, NIST SP 800-218)</w:t>
            </w:r>
          </w:p>
        </w:tc>
      </w:tr>
      <w:tr w:rsidR="00DC4AF7" w:rsidRPr="00187D50" w14:paraId="6493F3FC" w14:textId="77777777" w:rsidTr="00DC7041">
        <w:tc>
          <w:tcPr>
            <w:tcW w:w="2200" w:type="dxa"/>
            <w:shd w:val="clear" w:color="FFFFFF" w:fill="FFFFFF"/>
          </w:tcPr>
          <w:p w14:paraId="3723B0CD" w14:textId="1C3609B7" w:rsidR="00DC4AF7" w:rsidRPr="00187D50" w:rsidRDefault="00685661">
            <w:pPr>
              <w:rPr>
                <w:rFonts w:ascii="Noto Sans" w:hAnsi="Noto Sans" w:cs="Noto Sans"/>
                <w:color w:val="000000"/>
                <w:sz w:val="20"/>
                <w:szCs w:val="20"/>
              </w:rPr>
            </w:pPr>
            <w:r>
              <w:rPr>
                <w:rFonts w:ascii="Noto Sans" w:hAnsi="Noto Sans" w:cs="Noto Sans"/>
                <w:color w:val="000000"/>
                <w:sz w:val="20"/>
                <w:szCs w:val="20"/>
              </w:rPr>
              <w:t>STANAG</w:t>
            </w:r>
          </w:p>
        </w:tc>
        <w:tc>
          <w:tcPr>
            <w:tcW w:w="7160" w:type="dxa"/>
            <w:shd w:val="clear" w:color="FFFFFF" w:fill="FFFFFF"/>
          </w:tcPr>
          <w:p w14:paraId="6F427BCA" w14:textId="601F7105" w:rsidR="00DC4AF7" w:rsidRPr="00187D50" w:rsidRDefault="00685661">
            <w:pPr>
              <w:rPr>
                <w:rFonts w:ascii="Noto Sans" w:hAnsi="Noto Sans" w:cs="Noto Sans"/>
                <w:color w:val="000000"/>
                <w:sz w:val="20"/>
                <w:szCs w:val="20"/>
              </w:rPr>
            </w:pPr>
            <w:r>
              <w:rPr>
                <w:rFonts w:ascii="Noto Sans" w:hAnsi="Noto Sans" w:cs="Noto Sans"/>
                <w:color w:val="000000"/>
                <w:sz w:val="20"/>
                <w:szCs w:val="20"/>
              </w:rPr>
              <w:t xml:space="preserve">Standardization Agreement (NATO-Standardisierungsvereinbarung, z. B. STANAG 4774 für Klassifikations-Labels)</w:t>
            </w:r>
          </w:p>
        </w:tc>
      </w:tr>
      <w:tr w:rsidR="00263FA5" w:rsidRPr="00187D50" w14:paraId="1F5868FF" w14:textId="77777777" w:rsidTr="00DC7041">
        <w:tc>
          <w:tcPr>
            <w:tcW w:w="2200" w:type="dxa"/>
            <w:shd w:val="clear" w:color="F4F8F5" w:fill="F4F8F5"/>
          </w:tcPr>
          <w:p w14:paraId="469F35A7" w14:textId="742582A1" w:rsidR="00263FA5" w:rsidRPr="00187D50" w:rsidRDefault="00823423">
            <w:pPr>
              <w:rPr>
                <w:rFonts w:ascii="Noto Sans" w:hAnsi="Noto Sans" w:cs="Noto Sans"/>
                <w:color w:val="000000"/>
                <w:sz w:val="20"/>
                <w:szCs w:val="20"/>
              </w:rPr>
            </w:pPr>
            <w:r>
              <w:rPr>
                <w:rFonts w:ascii="Noto Sans" w:hAnsi="Noto Sans" w:cs="Noto Sans"/>
                <w:color w:val="000000"/>
                <w:sz w:val="20"/>
                <w:szCs w:val="20"/>
              </w:rPr>
              <w:t>StGB</w:t>
            </w:r>
          </w:p>
        </w:tc>
        <w:tc>
          <w:tcPr>
            <w:tcW w:w="7160" w:type="dxa"/>
            <w:shd w:val="clear" w:color="F4F8F5" w:fill="F4F8F5"/>
          </w:tcPr>
          <w:p w14:paraId="64DA2208" w14:textId="58A922E0" w:rsidR="00263FA5" w:rsidRPr="00187D50" w:rsidRDefault="00823423">
            <w:pPr>
              <w:rPr>
                <w:rFonts w:ascii="Noto Sans" w:hAnsi="Noto Sans" w:cs="Noto Sans"/>
                <w:color w:val="000000"/>
                <w:sz w:val="20"/>
                <w:szCs w:val="20"/>
              </w:rPr>
            </w:pPr>
            <w:r>
              <w:rPr>
                <w:rFonts w:ascii="Noto Sans" w:hAnsi="Noto Sans" w:cs="Noto Sans"/>
                <w:color w:val="000000"/>
                <w:sz w:val="20"/>
                <w:szCs w:val="20"/>
              </w:rPr>
              <w:t>Strafgesetzbuch (u. a. §§ 93 ff. Landesverrat, § 353b Verletzung des Dienstgeheimnisses)</w:t>
            </w:r>
          </w:p>
        </w:tc>
      </w:tr>
      <w:tr w:rsidR="00263FA5" w:rsidRPr="00187D50" w14:paraId="01EFBE0D" w14:textId="77777777" w:rsidTr="00DC7041">
        <w:tc>
          <w:tcPr>
            <w:tcW w:w="2200" w:type="dxa"/>
            <w:shd w:val="clear" w:color="FFFFFF" w:fill="FFFFFF"/>
          </w:tcPr>
          <w:p w14:paraId="75EDB0A8" w14:textId="3C4B8C04" w:rsidR="00263FA5" w:rsidRPr="00187D50" w:rsidRDefault="00823423">
            <w:pPr>
              <w:rPr>
                <w:rFonts w:ascii="Noto Sans" w:hAnsi="Noto Sans" w:cs="Noto Sans"/>
                <w:color w:val="000000"/>
                <w:sz w:val="20"/>
                <w:szCs w:val="20"/>
              </w:rPr>
            </w:pPr>
            <w:r>
              <w:rPr>
                <w:rFonts w:ascii="Noto Sans" w:hAnsi="Noto Sans" w:cs="Noto Sans"/>
                <w:color w:val="000000"/>
                <w:sz w:val="20"/>
                <w:szCs w:val="20"/>
              </w:rPr>
              <w:t>SÜ</w:t>
            </w:r>
          </w:p>
        </w:tc>
        <w:tc>
          <w:tcPr>
            <w:tcW w:w="7160" w:type="dxa"/>
            <w:shd w:val="clear" w:color="FFFFFF" w:fill="FFFFFF"/>
          </w:tcPr>
          <w:p w14:paraId="3A9F0781" w14:textId="01467013" w:rsidR="00263FA5" w:rsidRPr="00187D50" w:rsidRDefault="00823423">
            <w:pPr>
              <w:rPr>
                <w:rFonts w:ascii="Noto Sans" w:hAnsi="Noto Sans" w:cs="Noto Sans"/>
                <w:color w:val="000000"/>
                <w:sz w:val="20"/>
                <w:szCs w:val="20"/>
              </w:rPr>
            </w:pPr>
            <w:r>
              <w:rPr>
                <w:rFonts w:ascii="Noto Sans" w:hAnsi="Noto Sans" w:cs="Noto Sans"/>
                <w:color w:val="000000"/>
                <w:sz w:val="20"/>
                <w:szCs w:val="20"/>
              </w:rPr>
              <w:t>Sicherheitsüberprüfung (Überprüfung von Personen nach dem SÜG)</w:t>
            </w:r>
          </w:p>
        </w:tc>
      </w:tr>
      <w:tr w:rsidR="00DC4AF7" w:rsidRPr="00187D50" w14:paraId="57AC1ACC" w14:textId="77777777" w:rsidTr="00DC7041">
        <w:tc>
          <w:tcPr>
            <w:tcW w:w="2200" w:type="dxa"/>
            <w:shd w:val="clear" w:color="F4F8F5" w:fill="F4F8F5"/>
          </w:tcPr>
          <w:p w14:paraId="1B03F147" w14:textId="313FA7DB" w:rsidR="00DC4AF7" w:rsidRPr="00187D50" w:rsidRDefault="00685661">
            <w:pPr>
              <w:rPr>
                <w:rFonts w:ascii="Noto Sans" w:hAnsi="Noto Sans" w:cs="Noto Sans"/>
                <w:color w:val="000000"/>
                <w:sz w:val="20"/>
                <w:szCs w:val="20"/>
              </w:rPr>
            </w:pPr>
            <w:r>
              <w:rPr>
                <w:rFonts w:ascii="Noto Sans" w:hAnsi="Noto Sans" w:cs="Noto Sans"/>
                <w:color w:val="000000"/>
                <w:sz w:val="20"/>
                <w:szCs w:val="20"/>
              </w:rPr>
              <w:t>SÜG</w:t>
            </w:r>
          </w:p>
        </w:tc>
        <w:tc>
          <w:tcPr>
            <w:tcW w:w="7160" w:type="dxa"/>
            <w:shd w:val="clear" w:color="F4F8F5" w:fill="F4F8F5"/>
          </w:tcPr>
          <w:p w14:paraId="014BE566" w14:textId="72174AA2" w:rsidR="00DC4AF7" w:rsidRPr="00187D50" w:rsidRDefault="00685661">
            <w:pPr>
              <w:rPr>
                <w:rFonts w:ascii="Noto Sans" w:hAnsi="Noto Sans" w:cs="Noto Sans"/>
                <w:color w:val="000000"/>
                <w:sz w:val="20"/>
                <w:szCs w:val="20"/>
              </w:rPr>
            </w:pPr>
            <w:r>
              <w:rPr>
                <w:rFonts w:ascii="Noto Sans" w:hAnsi="Noto Sans" w:cs="Noto Sans"/>
                <w:color w:val="000000"/>
                <w:sz w:val="20"/>
                <w:szCs w:val="20"/>
              </w:rPr>
              <w:t>Sicherheitsüberprüfungsgesetz (regelt Sicherheitsüberprüfungen von Personen im Geheimschutz)</w:t>
            </w:r>
          </w:p>
        </w:tc>
      </w:tr>
      <w:tr w:rsidR="00DC4AF7" w:rsidRPr="00187D50" w14:paraId="4065D8C8" w14:textId="77777777" w:rsidTr="00DC7041">
        <w:tc>
          <w:tcPr>
            <w:tcW w:w="2200" w:type="dxa"/>
            <w:shd w:val="clear" w:color="FFFFFF" w:fill="FFFFFF"/>
          </w:tcPr>
          <w:p w14:paraId="008CEC6A" w14:textId="02970D09" w:rsidR="00DC4AF7" w:rsidRPr="00187D50" w:rsidRDefault="00685661">
            <w:pPr>
              <w:rPr>
                <w:rFonts w:ascii="Noto Sans" w:hAnsi="Noto Sans" w:cs="Noto Sans"/>
                <w:color w:val="000000"/>
                <w:sz w:val="20"/>
                <w:szCs w:val="20"/>
              </w:rPr>
            </w:pPr>
            <w:r>
              <w:rPr>
                <w:rFonts w:ascii="Noto Sans" w:hAnsi="Noto Sans" w:cs="Noto Sans"/>
                <w:color w:val="000000"/>
                <w:sz w:val="20"/>
                <w:szCs w:val="20"/>
              </w:rPr>
              <w:t>TAPA</w:t>
            </w:r>
          </w:p>
        </w:tc>
        <w:tc>
          <w:tcPr>
            <w:tcW w:w="7160" w:type="dxa"/>
            <w:shd w:val="clear" w:color="FFFFFF" w:fill="FFFFFF"/>
          </w:tcPr>
          <w:p w14:paraId="39565774" w14:textId="77DBC033" w:rsidR="00DC4AF7" w:rsidRPr="00187D50" w:rsidRDefault="00685661">
            <w:pPr>
              <w:rPr>
                <w:rFonts w:ascii="Noto Sans" w:hAnsi="Noto Sans" w:cs="Noto Sans"/>
                <w:color w:val="000000"/>
                <w:sz w:val="20"/>
                <w:szCs w:val="20"/>
              </w:rPr>
            </w:pPr>
            <w:r>
              <w:rPr>
                <w:rFonts w:ascii="Noto Sans" w:hAnsi="Noto Sans" w:cs="Noto Sans"/>
                <w:color w:val="000000"/>
                <w:sz w:val="20"/>
                <w:szCs w:val="20"/>
              </w:rPr>
              <w:t xml:space="preserve">Transported Asset Protection Association (Branchenverband mit FSR/TSR-Zertifizierung für Transportsicherheit)</w:t>
            </w:r>
          </w:p>
        </w:tc>
      </w:tr>
      <w:tr w:rsidR="00DC4AF7" w:rsidRPr="00187D50" w14:paraId="543C54A4" w14:textId="77777777" w:rsidTr="00DC7041">
        <w:tc>
          <w:tcPr>
            <w:tcW w:w="2200" w:type="dxa"/>
            <w:shd w:val="clear" w:color="F4F8F5" w:fill="F4F8F5"/>
          </w:tcPr>
          <w:p w14:paraId="1E3A3538" w14:textId="44694BA2" w:rsidR="00DC4AF7" w:rsidRPr="00187D50" w:rsidRDefault="00685661">
            <w:pPr>
              <w:rPr>
                <w:rFonts w:ascii="Noto Sans" w:hAnsi="Noto Sans" w:cs="Noto Sans"/>
                <w:color w:val="000000"/>
                <w:sz w:val="20"/>
                <w:szCs w:val="20"/>
              </w:rPr>
            </w:pPr>
            <w:r>
              <w:rPr>
                <w:rFonts w:ascii="Noto Sans" w:hAnsi="Noto Sans" w:cs="Noto Sans"/>
                <w:color w:val="000000"/>
                <w:sz w:val="20"/>
                <w:szCs w:val="20"/>
              </w:rPr>
              <w:lastRenderedPageBreak/>
              <w:t>TEMPEST</w:t>
            </w:r>
          </w:p>
        </w:tc>
        <w:tc>
          <w:tcPr>
            <w:tcW w:w="7160" w:type="dxa"/>
            <w:shd w:val="clear" w:color="F4F8F5" w:fill="F4F8F5"/>
          </w:tcPr>
          <w:p w14:paraId="3A18608A" w14:textId="16874E03" w:rsidR="00DC4AF7" w:rsidRPr="00187D50" w:rsidRDefault="00685661">
            <w:pPr>
              <w:rPr>
                <w:rFonts w:ascii="Noto Sans" w:hAnsi="Noto Sans" w:cs="Noto Sans"/>
                <w:color w:val="000000"/>
                <w:sz w:val="20"/>
                <w:szCs w:val="20"/>
              </w:rPr>
            </w:pPr>
            <w:r>
              <w:rPr>
                <w:rFonts w:ascii="Noto Sans" w:hAnsi="Noto Sans" w:cs="Noto Sans"/>
                <w:color w:val="000000"/>
                <w:sz w:val="20"/>
                <w:szCs w:val="20"/>
              </w:rPr>
              <w:t xml:space="preserve">Telecommunications Electronics Materials Protected from Emanating Spurious Transmissions (NATO-/Regierungsstandards zum Schutz vor kompromittierender elektromagnetischer Abstrahlung; siehe AMSG 719B)</w:t>
            </w:r>
          </w:p>
        </w:tc>
      </w:tr>
      <w:tr w:rsidR="00DC4AF7" w:rsidRPr="00187D50" w14:paraId="37E7F727" w14:textId="77777777" w:rsidTr="00DC7041">
        <w:tc>
          <w:tcPr>
            <w:tcW w:w="2200" w:type="dxa"/>
            <w:shd w:val="clear" w:color="FFFFFF" w:fill="FFFFFF"/>
          </w:tcPr>
          <w:p w14:paraId="2987EE7F" w14:textId="5FC8797E" w:rsidR="00DC4AF7" w:rsidRPr="00187D50" w:rsidRDefault="00685661">
            <w:pPr>
              <w:rPr>
                <w:rFonts w:ascii="Noto Sans" w:hAnsi="Noto Sans" w:cs="Noto Sans"/>
                <w:color w:val="000000"/>
                <w:sz w:val="20"/>
                <w:szCs w:val="20"/>
              </w:rPr>
            </w:pPr>
            <w:r>
              <w:rPr>
                <w:rFonts w:ascii="Noto Sans" w:hAnsi="Noto Sans" w:cs="Noto Sans"/>
                <w:color w:val="000000"/>
                <w:sz w:val="20"/>
                <w:szCs w:val="20"/>
              </w:rPr>
              <w:t>TIA</w:t>
            </w:r>
          </w:p>
        </w:tc>
        <w:tc>
          <w:tcPr>
            <w:tcW w:w="7160" w:type="dxa"/>
            <w:shd w:val="clear" w:color="FFFFFF" w:fill="FFFFFF"/>
          </w:tcPr>
          <w:p w14:paraId="5ED54C96" w14:textId="28E9BDA7" w:rsidR="00DC4AF7" w:rsidRPr="00187D50" w:rsidRDefault="00685661">
            <w:pPr>
              <w:rPr>
                <w:rFonts w:ascii="Noto Sans" w:hAnsi="Noto Sans" w:cs="Noto Sans"/>
                <w:color w:val="000000"/>
                <w:sz w:val="20"/>
                <w:szCs w:val="20"/>
              </w:rPr>
            </w:pPr>
            <w:r>
              <w:rPr>
                <w:rFonts w:ascii="Noto Sans" w:hAnsi="Noto Sans" w:cs="Noto Sans"/>
                <w:color w:val="000000"/>
                <w:sz w:val="20"/>
                <w:szCs w:val="20"/>
              </w:rPr>
              <w:t>Transfer Impact Assessment (Bewertung der Drittlandtransfer-Risiken gemäß EDSA-Empfehlungen 01/2020, Schrems II)</w:t>
            </w:r>
          </w:p>
        </w:tc>
      </w:tr>
      <w:tr w:rsidR="00DC4AF7" w:rsidRPr="00187D50" w14:paraId="5FA6D7B6" w14:textId="77777777" w:rsidTr="00DC7041">
        <w:tc>
          <w:tcPr>
            <w:tcW w:w="2200" w:type="dxa"/>
            <w:shd w:val="clear" w:color="F4F8F5" w:fill="F4F8F5"/>
          </w:tcPr>
          <w:p w14:paraId="590152C8" w14:textId="2A1D7235" w:rsidR="00DC4AF7" w:rsidRPr="00187D50" w:rsidRDefault="00685661">
            <w:pPr>
              <w:rPr>
                <w:rFonts w:ascii="Noto Sans" w:hAnsi="Noto Sans" w:cs="Noto Sans"/>
                <w:color w:val="000000"/>
                <w:sz w:val="20"/>
                <w:szCs w:val="20"/>
              </w:rPr>
            </w:pPr>
            <w:r>
              <w:rPr>
                <w:rFonts w:ascii="Noto Sans" w:hAnsi="Noto Sans" w:cs="Noto Sans"/>
                <w:color w:val="000000"/>
                <w:sz w:val="20"/>
                <w:szCs w:val="20"/>
              </w:rPr>
              <w:t>TISAX</w:t>
            </w:r>
          </w:p>
        </w:tc>
        <w:tc>
          <w:tcPr>
            <w:tcW w:w="7160" w:type="dxa"/>
            <w:shd w:val="clear" w:color="F4F8F5" w:fill="F4F8F5"/>
          </w:tcPr>
          <w:p w14:paraId="22D1A4AA" w14:textId="46B31A1E" w:rsidR="00DC4AF7" w:rsidRPr="00187D50" w:rsidRDefault="00685661">
            <w:pPr>
              <w:rPr>
                <w:rFonts w:ascii="Noto Sans" w:hAnsi="Noto Sans" w:cs="Noto Sans"/>
                <w:color w:val="000000"/>
                <w:sz w:val="20"/>
                <w:szCs w:val="20"/>
              </w:rPr>
            </w:pPr>
            <w:r>
              <w:rPr>
                <w:rFonts w:ascii="Noto Sans" w:hAnsi="Noto Sans" w:cs="Noto Sans"/>
                <w:color w:val="000000"/>
                <w:sz w:val="20"/>
                <w:szCs w:val="20"/>
              </w:rPr>
              <w:t xml:space="preserve">Trusted Information Security Assessment Exchange (Prüf- und Austauschmechanismus basierend auf VDA ISA)</w:t>
            </w:r>
          </w:p>
        </w:tc>
      </w:tr>
      <w:tr w:rsidR="00263FA5" w:rsidRPr="00187D50" w14:paraId="763BCFC4" w14:textId="77777777" w:rsidTr="00DC7041">
        <w:tc>
          <w:tcPr>
            <w:tcW w:w="2200" w:type="dxa"/>
            <w:shd w:val="clear" w:color="FFFFFF" w:fill="FFFFFF"/>
          </w:tcPr>
          <w:p w14:paraId="1E752F06" w14:textId="6F9E787A" w:rsidR="00263FA5" w:rsidRPr="00187D50" w:rsidRDefault="00263FA5">
            <w:pPr>
              <w:rPr>
                <w:rFonts w:ascii="Noto Sans" w:hAnsi="Noto Sans" w:cs="Noto Sans"/>
                <w:color w:val="000000"/>
                <w:sz w:val="20"/>
                <w:szCs w:val="20"/>
              </w:rPr>
            </w:pPr>
            <w:r>
              <w:rPr>
                <w:rFonts w:ascii="Noto Sans" w:hAnsi="Noto Sans" w:cs="Noto Sans"/>
                <w:color w:val="000000"/>
                <w:sz w:val="20"/>
                <w:szCs w:val="20"/>
              </w:rPr>
              <w:t>TL</w:t>
            </w:r>
          </w:p>
        </w:tc>
        <w:tc>
          <w:tcPr>
            <w:tcW w:w="7160" w:type="dxa"/>
            <w:shd w:val="clear" w:color="FFFFFF" w:fill="FFFFFF"/>
          </w:tcPr>
          <w:p w14:paraId="1099C589" w14:textId="2D80DE47" w:rsidR="00263FA5" w:rsidRPr="00187D50" w:rsidRDefault="00263FA5">
            <w:pPr>
              <w:rPr>
                <w:rFonts w:ascii="Noto Sans" w:hAnsi="Noto Sans" w:cs="Noto Sans"/>
                <w:color w:val="000000"/>
                <w:sz w:val="20"/>
                <w:szCs w:val="20"/>
              </w:rPr>
            </w:pPr>
            <w:r>
              <w:rPr>
                <w:rFonts w:ascii="Noto Sans" w:hAnsi="Noto Sans" w:cs="Noto Sans"/>
                <w:color w:val="000000"/>
                <w:sz w:val="20"/>
                <w:szCs w:val="20"/>
              </w:rPr>
              <w:t>Technische Leitlinie (des BSI)</w:t>
            </w:r>
          </w:p>
        </w:tc>
      </w:tr>
      <w:tr w:rsidR="00DC4AF7" w:rsidRPr="00187D50" w14:paraId="6D47DE99" w14:textId="77777777" w:rsidTr="00DC7041">
        <w:tc>
          <w:tcPr>
            <w:tcW w:w="2200" w:type="dxa"/>
            <w:shd w:val="clear" w:color="F4F8F5" w:fill="F4F8F5"/>
          </w:tcPr>
          <w:p w14:paraId="1EAE45AC" w14:textId="5FFDD9F2" w:rsidR="00DC4AF7" w:rsidRPr="00187D50" w:rsidRDefault="00685661">
            <w:pPr>
              <w:rPr>
                <w:rFonts w:ascii="Noto Sans" w:hAnsi="Noto Sans" w:cs="Noto Sans"/>
                <w:color w:val="000000"/>
                <w:sz w:val="20"/>
                <w:szCs w:val="20"/>
              </w:rPr>
            </w:pPr>
            <w:r>
              <w:rPr>
                <w:rFonts w:ascii="Noto Sans" w:hAnsi="Noto Sans" w:cs="Noto Sans"/>
                <w:color w:val="000000"/>
                <w:sz w:val="20"/>
                <w:szCs w:val="20"/>
              </w:rPr>
              <w:t>TOM</w:t>
            </w:r>
          </w:p>
        </w:tc>
        <w:tc>
          <w:tcPr>
            <w:tcW w:w="7160" w:type="dxa"/>
            <w:shd w:val="clear" w:color="F4F8F5" w:fill="F4F8F5"/>
          </w:tcPr>
          <w:p w14:paraId="1EB3A82F" w14:textId="289F0C15" w:rsidR="00DC4AF7" w:rsidRPr="00187D50" w:rsidRDefault="00685661">
            <w:pPr>
              <w:rPr>
                <w:rFonts w:ascii="Noto Sans" w:hAnsi="Noto Sans" w:cs="Noto Sans"/>
                <w:color w:val="000000"/>
                <w:sz w:val="20"/>
                <w:szCs w:val="20"/>
              </w:rPr>
            </w:pPr>
            <w:r>
              <w:rPr>
                <w:rFonts w:ascii="Noto Sans" w:hAnsi="Noto Sans" w:cs="Noto Sans"/>
                <w:color w:val="000000"/>
                <w:sz w:val="20"/>
                <w:szCs w:val="20"/>
              </w:rPr>
              <w:t>Technische und organisatorische Maßnahmen (Schutzmaßnahmen gemäß Art. 32 DSGVO und § 64 BDSG)</w:t>
            </w:r>
          </w:p>
        </w:tc>
      </w:tr>
      <w:tr w:rsidR="00DC4AF7" w:rsidRPr="00187D50" w14:paraId="709CB563" w14:textId="77777777" w:rsidTr="00DC7041">
        <w:tc>
          <w:tcPr>
            <w:tcW w:w="2200" w:type="dxa"/>
            <w:shd w:val="clear" w:color="FFFFFF" w:fill="FFFFFF"/>
          </w:tcPr>
          <w:p w14:paraId="79339761" w14:textId="789F3C12" w:rsidR="00DC4AF7" w:rsidRPr="00187D50" w:rsidRDefault="00685661">
            <w:pPr>
              <w:rPr>
                <w:rFonts w:ascii="Noto Sans" w:hAnsi="Noto Sans" w:cs="Noto Sans"/>
                <w:color w:val="000000"/>
                <w:sz w:val="20"/>
                <w:szCs w:val="20"/>
              </w:rPr>
            </w:pPr>
            <w:r>
              <w:rPr>
                <w:rFonts w:ascii="Noto Sans" w:hAnsi="Noto Sans" w:cs="Noto Sans"/>
                <w:color w:val="000000"/>
                <w:sz w:val="20"/>
                <w:szCs w:val="20"/>
              </w:rPr>
              <w:t>TSR</w:t>
            </w:r>
          </w:p>
        </w:tc>
        <w:tc>
          <w:tcPr>
            <w:tcW w:w="7160" w:type="dxa"/>
            <w:shd w:val="clear" w:color="FFFFFF" w:fill="FFFFFF"/>
          </w:tcPr>
          <w:p w14:paraId="4B43518F" w14:textId="0FD07275" w:rsidR="00DC4AF7" w:rsidRPr="00187D50" w:rsidRDefault="00685661">
            <w:pPr>
              <w:rPr>
                <w:rFonts w:ascii="Noto Sans" w:hAnsi="Noto Sans" w:cs="Noto Sans"/>
                <w:color w:val="000000"/>
                <w:sz w:val="20"/>
                <w:szCs w:val="20"/>
              </w:rPr>
            </w:pPr>
            <w:r>
              <w:rPr>
                <w:rFonts w:ascii="Noto Sans" w:hAnsi="Noto Sans" w:cs="Noto Sans"/>
                <w:color w:val="000000"/>
                <w:sz w:val="20"/>
                <w:szCs w:val="20"/>
              </w:rPr>
              <w:t xml:space="preserve">Trucking Security Requirements (TAPA-Sicherheitsanforderungen für den Straßentransport)</w:t>
            </w:r>
          </w:p>
        </w:tc>
      </w:tr>
      <w:tr w:rsidR="00DC4AF7" w:rsidRPr="00187D50" w14:paraId="36CFBA78" w14:textId="77777777" w:rsidTr="00DC7041">
        <w:tc>
          <w:tcPr>
            <w:tcW w:w="2200" w:type="dxa"/>
            <w:shd w:val="clear" w:color="FFFFFF" w:fill="FFFFFF"/>
          </w:tcPr>
          <w:p w14:paraId="4EA1B762" w14:textId="77777777" w:rsidR="003342AC" w:rsidRDefault="00D539D1">
            <w:pPr>
              <w:rPr>
                <w:rFonts w:ascii="Noto Sans" w:hAnsi="Noto Sans" w:cs="Noto Sans"/>
                <w:color w:val="000000"/>
                <w:sz w:val="20"/>
                <w:szCs w:val="20"/>
              </w:rPr>
            </w:pPr>
            <w:r>
              <w:rPr>
                <w:rFonts w:ascii="Noto Sans" w:hAnsi="Noto Sans" w:cs="Noto Sans"/>
                <w:color w:val="000000"/>
                <w:sz w:val="20"/>
                <w:szCs w:val="20"/>
              </w:rPr>
              <w:t>Ü1</w:t>
            </w:r>
          </w:p>
        </w:tc>
        <w:tc>
          <w:tcPr>
            <w:tcW w:w="7160" w:type="dxa"/>
            <w:shd w:val="clear" w:color="FFFFFF" w:fill="FFFFFF"/>
          </w:tcPr>
          <w:p w14:paraId="2D0513A7" w14:textId="77777777" w:rsidR="003342AC" w:rsidRDefault="00D539D1">
            <w:pPr>
              <w:rPr>
                <w:rFonts w:ascii="Noto Sans" w:hAnsi="Noto Sans" w:cs="Noto Sans"/>
                <w:color w:val="000000"/>
                <w:sz w:val="20"/>
                <w:szCs w:val="20"/>
              </w:rPr>
            </w:pPr>
            <w:r>
              <w:rPr>
                <w:rFonts w:ascii="Noto Sans" w:hAnsi="Noto Sans" w:cs="Noto Sans"/>
                <w:color w:val="000000"/>
                <w:sz w:val="20"/>
                <w:szCs w:val="20"/>
              </w:rPr>
              <w:t>Einfache Sicherheitsüberprüfung nach § 8 SÜG</w:t>
            </w:r>
          </w:p>
        </w:tc>
      </w:tr>
      <w:tr w:rsidR="00263FA5" w:rsidRPr="00187D50" w14:paraId="4E4A191B" w14:textId="77777777" w:rsidTr="00DC7041">
        <w:tc>
          <w:tcPr>
            <w:tcW w:w="2200" w:type="dxa"/>
            <w:shd w:val="clear" w:color="F4F8F5" w:fill="F4F8F5"/>
          </w:tcPr>
          <w:p w14:paraId="4AE15206" w14:textId="0BB1FD80" w:rsidR="00263FA5" w:rsidRPr="00187D50" w:rsidRDefault="00263FA5">
            <w:pPr>
              <w:rPr>
                <w:rFonts w:ascii="Noto Sans" w:hAnsi="Noto Sans" w:cs="Noto Sans"/>
                <w:color w:val="000000"/>
                <w:sz w:val="20"/>
                <w:szCs w:val="20"/>
              </w:rPr>
            </w:pPr>
            <w:r>
              <w:rPr>
                <w:rFonts w:ascii="Noto Sans" w:hAnsi="Noto Sans" w:cs="Noto Sans"/>
                <w:color w:val="000000"/>
                <w:sz w:val="20"/>
                <w:szCs w:val="20"/>
              </w:rPr>
              <w:t>Ü2</w:t>
            </w:r>
          </w:p>
        </w:tc>
        <w:tc>
          <w:tcPr>
            <w:tcW w:w="7160" w:type="dxa"/>
            <w:shd w:val="clear" w:color="F4F8F5" w:fill="F4F8F5"/>
          </w:tcPr>
          <w:p w14:paraId="4114994E" w14:textId="4656BF10" w:rsidR="00263FA5" w:rsidRPr="00187D50" w:rsidRDefault="00263FA5">
            <w:pPr>
              <w:rPr>
                <w:rFonts w:ascii="Noto Sans" w:hAnsi="Noto Sans" w:cs="Noto Sans"/>
                <w:color w:val="000000"/>
                <w:sz w:val="20"/>
                <w:szCs w:val="20"/>
              </w:rPr>
            </w:pPr>
            <w:r>
              <w:rPr>
                <w:rFonts w:ascii="Noto Sans" w:hAnsi="Noto Sans" w:cs="Noto Sans"/>
                <w:color w:val="000000"/>
                <w:sz w:val="20"/>
                <w:szCs w:val="20"/>
              </w:rPr>
              <w:t>Erweiterte Sicherheitsüberprüfung nach § 9 SÜG</w:t>
            </w:r>
          </w:p>
        </w:tc>
      </w:tr>
      <w:tr w:rsidR="00263FA5" w:rsidRPr="00187D50" w14:paraId="06612DDD" w14:textId="77777777" w:rsidTr="00DC7041">
        <w:tc>
          <w:tcPr>
            <w:tcW w:w="2200" w:type="dxa"/>
            <w:shd w:val="clear" w:color="F4F8F5" w:fill="F4F8F5"/>
          </w:tcPr>
          <w:p w14:paraId="5A316E66" w14:textId="77777777" w:rsidR="003342AC" w:rsidRDefault="00D539D1">
            <w:pPr>
              <w:rPr>
                <w:rFonts w:ascii="Noto Sans" w:hAnsi="Noto Sans" w:cs="Noto Sans"/>
                <w:color w:val="000000"/>
                <w:sz w:val="20"/>
                <w:szCs w:val="20"/>
              </w:rPr>
            </w:pPr>
            <w:r>
              <w:rPr>
                <w:rFonts w:ascii="Noto Sans" w:hAnsi="Noto Sans" w:cs="Noto Sans"/>
                <w:color w:val="000000"/>
                <w:sz w:val="20"/>
                <w:szCs w:val="20"/>
              </w:rPr>
              <w:t>Ü3</w:t>
            </w:r>
          </w:p>
        </w:tc>
        <w:tc>
          <w:tcPr>
            <w:tcW w:w="7160" w:type="dxa"/>
            <w:shd w:val="clear" w:color="F4F8F5" w:fill="F4F8F5"/>
          </w:tcPr>
          <w:p w14:paraId="356532F8" w14:textId="77777777" w:rsidR="003342AC" w:rsidRDefault="00D539D1">
            <w:pPr>
              <w:rPr>
                <w:rFonts w:ascii="Noto Sans" w:hAnsi="Noto Sans" w:cs="Noto Sans"/>
                <w:color w:val="000000"/>
                <w:sz w:val="20"/>
                <w:szCs w:val="20"/>
              </w:rPr>
            </w:pPr>
            <w:r>
              <w:rPr>
                <w:rFonts w:ascii="Noto Sans" w:hAnsi="Noto Sans" w:cs="Noto Sans"/>
                <w:color w:val="000000"/>
                <w:sz w:val="20"/>
                <w:szCs w:val="20"/>
              </w:rPr>
              <w:t>Erweiterte Sicherheitsüberprüfung mit Sicherheitsermittlungen nach § 10 SÜG</w:t>
            </w:r>
          </w:p>
        </w:tc>
      </w:tr>
      <w:tr w:rsidR="00DC4AF7" w:rsidRPr="00187D50" w14:paraId="0B60D4EA" w14:textId="77777777" w:rsidTr="00DC7041">
        <w:tc>
          <w:tcPr>
            <w:tcW w:w="2200" w:type="dxa"/>
            <w:shd w:val="clear" w:color="FFFFFF" w:fill="FFFFFF"/>
          </w:tcPr>
          <w:p w14:paraId="46E77A05" w14:textId="4AC3A5FB" w:rsidR="00DC4AF7" w:rsidRPr="00187D50" w:rsidRDefault="00685661">
            <w:pPr>
              <w:rPr>
                <w:rFonts w:ascii="Noto Sans" w:hAnsi="Noto Sans" w:cs="Noto Sans"/>
                <w:color w:val="000000"/>
                <w:sz w:val="20"/>
                <w:szCs w:val="20"/>
              </w:rPr>
            </w:pPr>
            <w:r>
              <w:rPr>
                <w:rFonts w:ascii="Noto Sans" w:hAnsi="Noto Sans" w:cs="Noto Sans"/>
                <w:color w:val="000000"/>
                <w:sz w:val="20"/>
                <w:szCs w:val="20"/>
              </w:rPr>
              <w:t>USV</w:t>
            </w:r>
          </w:p>
        </w:tc>
        <w:tc>
          <w:tcPr>
            <w:tcW w:w="7160" w:type="dxa"/>
            <w:shd w:val="clear" w:color="FFFFFF" w:fill="FFFFFF"/>
          </w:tcPr>
          <w:p w14:paraId="3940F0C0" w14:textId="4EC35FDB" w:rsidR="00DC4AF7" w:rsidRPr="00187D50" w:rsidRDefault="00685661">
            <w:pPr>
              <w:rPr>
                <w:rFonts w:ascii="Noto Sans" w:hAnsi="Noto Sans" w:cs="Noto Sans"/>
                <w:color w:val="000000"/>
                <w:sz w:val="20"/>
                <w:szCs w:val="20"/>
              </w:rPr>
            </w:pPr>
            <w:r>
              <w:rPr>
                <w:rFonts w:ascii="Noto Sans" w:hAnsi="Noto Sans" w:cs="Noto Sans"/>
                <w:color w:val="000000"/>
                <w:sz w:val="20"/>
                <w:szCs w:val="20"/>
              </w:rPr>
              <w:t>Unterbrechungsfreie Stromversorgung (technische Einrichtung zur kurzzeitigen Aufrechterhaltung der Stromversorgung kritischer Systeme bei Netzausfall)</w:t>
            </w:r>
          </w:p>
        </w:tc>
      </w:tr>
      <w:tr w:rsidR="00DC4AF7" w:rsidRPr="00187D50" w14:paraId="48DE7FF2" w14:textId="77777777" w:rsidTr="00DC7041">
        <w:tc>
          <w:tcPr>
            <w:tcW w:w="2200" w:type="dxa"/>
            <w:shd w:val="clear" w:color="F4F8F5" w:fill="F4F8F5"/>
          </w:tcPr>
          <w:p w14:paraId="1CD4BC59" w14:textId="38412DF3" w:rsidR="00DC4AF7" w:rsidRPr="00187D50" w:rsidRDefault="00685661">
            <w:pPr>
              <w:rPr>
                <w:rFonts w:ascii="Noto Sans" w:hAnsi="Noto Sans" w:cs="Noto Sans"/>
                <w:color w:val="000000"/>
                <w:sz w:val="20"/>
                <w:szCs w:val="20"/>
              </w:rPr>
            </w:pPr>
            <w:r>
              <w:rPr>
                <w:rFonts w:ascii="Noto Sans" w:hAnsi="Noto Sans" w:cs="Noto Sans"/>
                <w:color w:val="000000"/>
                <w:sz w:val="20"/>
                <w:szCs w:val="20"/>
              </w:rPr>
              <w:t>VDA ISA</w:t>
            </w:r>
          </w:p>
        </w:tc>
        <w:tc>
          <w:tcPr>
            <w:tcW w:w="7160" w:type="dxa"/>
            <w:shd w:val="clear" w:color="F4F8F5" w:fill="F4F8F5"/>
          </w:tcPr>
          <w:p w14:paraId="284A63AC" w14:textId="378C9181" w:rsidR="00DC4AF7" w:rsidRPr="00187D50" w:rsidRDefault="00685661">
            <w:pPr>
              <w:rPr>
                <w:rFonts w:ascii="Noto Sans" w:hAnsi="Noto Sans" w:cs="Noto Sans"/>
                <w:color w:val="000000"/>
                <w:sz w:val="20"/>
                <w:szCs w:val="20"/>
              </w:rPr>
            </w:pPr>
            <w:r>
              <w:rPr>
                <w:rFonts w:ascii="Noto Sans" w:hAnsi="Noto Sans" w:cs="Noto Sans"/>
                <w:color w:val="000000"/>
                <w:sz w:val="20"/>
                <w:szCs w:val="20"/>
              </w:rPr>
              <w:t>Verband der Automobilindustrie – Information Security Assessment (Fragenkatalog der deutschen Automobilindustrie, Version 6)</w:t>
            </w:r>
          </w:p>
        </w:tc>
      </w:tr>
      <w:tr w:rsidR="00DC4AF7" w:rsidRPr="00187D50" w14:paraId="412648F5" w14:textId="77777777" w:rsidTr="00DC7041">
        <w:tc>
          <w:tcPr>
            <w:tcW w:w="2200" w:type="dxa"/>
            <w:shd w:val="clear" w:color="FFFFFF" w:fill="FFFFFF"/>
          </w:tcPr>
          <w:p w14:paraId="1ADF452D" w14:textId="26B6CD9E" w:rsidR="00DC4AF7" w:rsidRPr="00187D50" w:rsidRDefault="00685661">
            <w:pPr>
              <w:rPr>
                <w:rFonts w:ascii="Noto Sans" w:hAnsi="Noto Sans" w:cs="Noto Sans"/>
                <w:color w:val="000000"/>
                <w:sz w:val="20"/>
                <w:szCs w:val="20"/>
              </w:rPr>
            </w:pPr>
            <w:r>
              <w:rPr>
                <w:rFonts w:ascii="Noto Sans" w:hAnsi="Noto Sans" w:cs="Noto Sans"/>
                <w:color w:val="000000"/>
                <w:sz w:val="20"/>
                <w:szCs w:val="20"/>
              </w:rPr>
              <w:t>VPN</w:t>
            </w:r>
          </w:p>
        </w:tc>
        <w:tc>
          <w:tcPr>
            <w:tcW w:w="7160" w:type="dxa"/>
            <w:shd w:val="clear" w:color="FFFFFF" w:fill="FFFFFF"/>
          </w:tcPr>
          <w:p w14:paraId="026D9629" w14:textId="4DFAF260" w:rsidR="00DC4AF7" w:rsidRPr="00187D50" w:rsidRDefault="00685661">
            <w:pPr>
              <w:rPr>
                <w:rFonts w:ascii="Noto Sans" w:hAnsi="Noto Sans" w:cs="Noto Sans"/>
                <w:color w:val="000000"/>
                <w:sz w:val="20"/>
                <w:szCs w:val="20"/>
              </w:rPr>
            </w:pPr>
            <w:r>
              <w:rPr>
                <w:rFonts w:ascii="Noto Sans" w:hAnsi="Noto Sans" w:cs="Noto Sans"/>
                <w:color w:val="000000"/>
                <w:sz w:val="20"/>
                <w:szCs w:val="20"/>
              </w:rPr>
              <w:t>Virtual Private Network (verschlüsselte Netzwerkverbindung über öffentliche Netze zum sicheren Fernzugriff oder zur Standortkopplung)</w:t>
            </w:r>
          </w:p>
        </w:tc>
      </w:tr>
      <w:tr w:rsidR="00263FA5" w:rsidRPr="00187D50" w14:paraId="2B959DFB" w14:textId="77777777" w:rsidTr="00DC7041">
        <w:tc>
          <w:tcPr>
            <w:tcW w:w="2200" w:type="dxa"/>
            <w:shd w:val="clear" w:color="F4F8F5" w:fill="F4F8F5"/>
          </w:tcPr>
          <w:p w14:paraId="3DEE9476" w14:textId="50789C0C" w:rsidR="00263FA5" w:rsidRPr="00187D50" w:rsidRDefault="00823423">
            <w:pPr>
              <w:rPr>
                <w:rFonts w:ascii="Noto Sans" w:hAnsi="Noto Sans" w:cs="Noto Sans"/>
                <w:color w:val="000000"/>
                <w:sz w:val="20"/>
                <w:szCs w:val="20"/>
              </w:rPr>
            </w:pPr>
            <w:r>
              <w:rPr>
                <w:rFonts w:ascii="Noto Sans" w:hAnsi="Noto Sans" w:cs="Noto Sans"/>
                <w:color w:val="000000"/>
                <w:sz w:val="20"/>
                <w:szCs w:val="20"/>
              </w:rPr>
              <w:t>VS</w:t>
            </w:r>
          </w:p>
        </w:tc>
        <w:tc>
          <w:tcPr>
            <w:tcW w:w="7160" w:type="dxa"/>
            <w:shd w:val="clear" w:color="F4F8F5" w:fill="F4F8F5"/>
          </w:tcPr>
          <w:p w14:paraId="04C2431F" w14:textId="3B6E90B5" w:rsidR="00263FA5" w:rsidRPr="00187D50" w:rsidRDefault="00823423">
            <w:pPr>
              <w:rPr>
                <w:rFonts w:ascii="Noto Sans" w:hAnsi="Noto Sans" w:cs="Noto Sans"/>
                <w:color w:val="000000"/>
                <w:sz w:val="20"/>
                <w:szCs w:val="20"/>
              </w:rPr>
            </w:pPr>
            <w:r>
              <w:rPr>
                <w:rFonts w:ascii="Noto Sans" w:hAnsi="Noto Sans" w:cs="Noto Sans"/>
                <w:color w:val="000000"/>
                <w:sz w:val="20"/>
                <w:szCs w:val="20"/>
              </w:rPr>
              <w:t>Verschlusssache(n) (amtlich geheimhaltungsbedürftige Informationen gemäß § 4 SÜG)</w:t>
            </w:r>
          </w:p>
        </w:tc>
      </w:tr>
      <w:tr w:rsidR="00263FA5" w:rsidRPr="00187D50" w14:paraId="3130C846" w14:textId="77777777" w:rsidTr="00DC7041">
        <w:tc>
          <w:tcPr>
            <w:tcW w:w="2200" w:type="dxa"/>
            <w:shd w:val="clear" w:color="FFFFFF" w:fill="FFFFFF"/>
          </w:tcPr>
          <w:p w14:paraId="7C1AB23D" w14:textId="21B85E27" w:rsidR="00263FA5" w:rsidRPr="00187D50" w:rsidRDefault="00823423">
            <w:pPr>
              <w:rPr>
                <w:rFonts w:ascii="Noto Sans" w:hAnsi="Noto Sans" w:cs="Noto Sans"/>
                <w:color w:val="000000"/>
                <w:sz w:val="20"/>
                <w:szCs w:val="20"/>
              </w:rPr>
            </w:pPr>
            <w:r>
              <w:rPr>
                <w:rFonts w:ascii="Noto Sans" w:hAnsi="Noto Sans" w:cs="Noto Sans"/>
                <w:color w:val="000000"/>
                <w:sz w:val="20"/>
                <w:szCs w:val="20"/>
              </w:rPr>
              <w:t>VS-IT</w:t>
            </w:r>
          </w:p>
        </w:tc>
        <w:tc>
          <w:tcPr>
            <w:tcW w:w="7160" w:type="dxa"/>
            <w:shd w:val="clear" w:color="FFFFFF" w:fill="FFFFFF"/>
          </w:tcPr>
          <w:p w14:paraId="2734D735" w14:textId="6BD6CB29" w:rsidR="00263FA5" w:rsidRPr="00187D50" w:rsidRDefault="00823423">
            <w:pPr>
              <w:rPr>
                <w:rFonts w:ascii="Noto Sans" w:hAnsi="Noto Sans" w:cs="Noto Sans"/>
                <w:color w:val="000000"/>
                <w:sz w:val="20"/>
                <w:szCs w:val="20"/>
              </w:rPr>
            </w:pPr>
            <w:r>
              <w:rPr>
                <w:rFonts w:ascii="Noto Sans" w:hAnsi="Noto Sans" w:cs="Noto Sans"/>
                <w:color w:val="000000"/>
                <w:sz w:val="20"/>
                <w:szCs w:val="20"/>
              </w:rPr>
              <w:t>Informationstechnik, mit der Verschlusssachen verarbeitet werden</w:t>
            </w:r>
          </w:p>
        </w:tc>
      </w:tr>
      <w:tr w:rsidR="00DC4AF7" w:rsidRPr="00187D50" w14:paraId="68CA8788" w14:textId="77777777" w:rsidTr="00DC7041">
        <w:tc>
          <w:tcPr>
            <w:tcW w:w="2200" w:type="dxa"/>
            <w:shd w:val="clear" w:color="F4F8F5" w:fill="F4F8F5"/>
          </w:tcPr>
          <w:p w14:paraId="74C9C355" w14:textId="2F312DC2" w:rsidR="00DC4AF7" w:rsidRPr="00187D50" w:rsidRDefault="00685661">
            <w:pPr>
              <w:rPr>
                <w:rFonts w:ascii="Noto Sans" w:hAnsi="Noto Sans" w:cs="Noto Sans"/>
                <w:color w:val="000000"/>
                <w:sz w:val="20"/>
                <w:szCs w:val="20"/>
              </w:rPr>
            </w:pPr>
            <w:r>
              <w:rPr>
                <w:rFonts w:ascii="Noto Sans" w:hAnsi="Noto Sans" w:cs="Noto Sans"/>
                <w:color w:val="000000"/>
                <w:sz w:val="20"/>
                <w:szCs w:val="20"/>
              </w:rPr>
              <w:t>VS-NfD</w:t>
            </w:r>
          </w:p>
        </w:tc>
        <w:tc>
          <w:tcPr>
            <w:tcW w:w="7160" w:type="dxa"/>
            <w:shd w:val="clear" w:color="F4F8F5" w:fill="F4F8F5"/>
          </w:tcPr>
          <w:p w14:paraId="7B578D09" w14:textId="0CB54000" w:rsidR="00DC4AF7" w:rsidRPr="00187D50" w:rsidRDefault="00685661">
            <w:pPr>
              <w:rPr>
                <w:rFonts w:ascii="Noto Sans" w:hAnsi="Noto Sans" w:cs="Noto Sans"/>
                <w:color w:val="000000"/>
                <w:sz w:val="20"/>
                <w:szCs w:val="20"/>
              </w:rPr>
            </w:pPr>
            <w:r>
              <w:rPr>
                <w:rFonts w:ascii="Noto Sans" w:hAnsi="Noto Sans" w:cs="Noto Sans"/>
                <w:color w:val="000000"/>
                <w:sz w:val="20"/>
                <w:szCs w:val="20"/>
              </w:rPr>
              <w:t>Verschlusssache – Nur für den Dienstgebrauch (niedrigste deutsche Verschlusssachen-Einstufung, entspricht NATO RESTRICTED)</w:t>
            </w:r>
          </w:p>
        </w:tc>
      </w:tr>
      <w:tr w:rsidR="00DC4AF7" w:rsidRPr="00187D50" w14:paraId="170C4C41" w14:textId="77777777" w:rsidTr="00DC7041">
        <w:tc>
          <w:tcPr>
            <w:tcW w:w="2200" w:type="dxa"/>
            <w:shd w:val="clear" w:color="FFFFFF" w:fill="FFFFFF"/>
          </w:tcPr>
          <w:p w14:paraId="3CBE5096" w14:textId="2064EF48" w:rsidR="00DC4AF7" w:rsidRPr="00187D50" w:rsidRDefault="00685661">
            <w:pPr>
              <w:rPr>
                <w:rFonts w:ascii="Noto Sans" w:hAnsi="Noto Sans" w:cs="Noto Sans"/>
                <w:color w:val="000000"/>
                <w:sz w:val="20"/>
                <w:szCs w:val="20"/>
              </w:rPr>
            </w:pPr>
            <w:r>
              <w:rPr>
                <w:rFonts w:ascii="Noto Sans" w:hAnsi="Noto Sans" w:cs="Noto Sans"/>
                <w:color w:val="000000"/>
                <w:sz w:val="20"/>
                <w:szCs w:val="20"/>
              </w:rPr>
              <w:t>VSA</w:t>
            </w:r>
          </w:p>
        </w:tc>
        <w:tc>
          <w:tcPr>
            <w:tcW w:w="7160" w:type="dxa"/>
            <w:shd w:val="clear" w:color="FFFFFF" w:fill="FFFFFF"/>
          </w:tcPr>
          <w:p w14:paraId="6C265EB6" w14:textId="5B3C683C" w:rsidR="00DC4AF7" w:rsidRPr="00187D50" w:rsidRDefault="00685661">
            <w:pPr>
              <w:rPr>
                <w:rFonts w:ascii="Noto Sans" w:hAnsi="Noto Sans" w:cs="Noto Sans"/>
                <w:color w:val="000000"/>
                <w:sz w:val="20"/>
                <w:szCs w:val="20"/>
              </w:rPr>
            </w:pPr>
            <w:r>
              <w:rPr>
                <w:rFonts w:ascii="Noto Sans" w:hAnsi="Noto Sans" w:cs="Noto Sans"/>
                <w:color w:val="000000"/>
                <w:sz w:val="20"/>
                <w:szCs w:val="20"/>
              </w:rPr>
              <w:t xml:space="preserve">Verschlusssachenanweisung (regelt Umgang mit staatlichen Verschlusssachen von VS-NfD bis STRENG GEHEIM)</w:t>
            </w:r>
          </w:p>
        </w:tc>
      </w:tr>
      <w:tr w:rsidR="00DC4AF7" w:rsidRPr="00187D50" w14:paraId="0851BC50" w14:textId="77777777" w:rsidTr="00DC7041">
        <w:tc>
          <w:tcPr>
            <w:tcW w:w="2200" w:type="dxa"/>
            <w:shd w:val="clear" w:color="F4F8F5" w:fill="F4F8F5"/>
          </w:tcPr>
          <w:p w14:paraId="4DD60EE3" w14:textId="37779FC9" w:rsidR="00DC4AF7" w:rsidRPr="00187D50" w:rsidRDefault="00685661">
            <w:pPr>
              <w:rPr>
                <w:rFonts w:ascii="Noto Sans" w:hAnsi="Noto Sans" w:cs="Noto Sans"/>
                <w:color w:val="000000"/>
                <w:sz w:val="20"/>
                <w:szCs w:val="20"/>
              </w:rPr>
            </w:pPr>
            <w:r>
              <w:rPr>
                <w:rFonts w:ascii="Noto Sans" w:hAnsi="Noto Sans" w:cs="Noto Sans"/>
                <w:color w:val="000000"/>
                <w:sz w:val="20"/>
                <w:szCs w:val="20"/>
              </w:rPr>
              <w:t>VVT</w:t>
            </w:r>
          </w:p>
        </w:tc>
        <w:tc>
          <w:tcPr>
            <w:tcW w:w="7160" w:type="dxa"/>
            <w:shd w:val="clear" w:color="F4F8F5" w:fill="F4F8F5"/>
          </w:tcPr>
          <w:p w14:paraId="2805F9ED" w14:textId="0339C1A2" w:rsidR="00DC4AF7" w:rsidRPr="00187D50" w:rsidRDefault="00685661">
            <w:pPr>
              <w:rPr>
                <w:rFonts w:ascii="Noto Sans" w:hAnsi="Noto Sans" w:cs="Noto Sans"/>
                <w:color w:val="000000"/>
                <w:sz w:val="20"/>
                <w:szCs w:val="20"/>
              </w:rPr>
            </w:pPr>
            <w:r>
              <w:rPr>
                <w:rFonts w:ascii="Noto Sans" w:hAnsi="Noto Sans" w:cs="Noto Sans"/>
                <w:color w:val="000000"/>
                <w:sz w:val="20"/>
                <w:szCs w:val="20"/>
              </w:rPr>
              <w:t>Verzeichnis von Verarbeitungstätigkeiten (Pflichtdokumentation gemäß Art. 30 DSGVO)</w:t>
            </w:r>
          </w:p>
        </w:tc>
      </w:tr>
      <w:tr w:rsidR="00DC4AF7" w:rsidRPr="00187D50" w14:paraId="245B3D0E" w14:textId="77777777" w:rsidTr="00DC7041">
        <w:tc>
          <w:tcPr>
            <w:tcW w:w="2200" w:type="dxa"/>
            <w:shd w:val="clear" w:color="FFFFFF" w:fill="FFFFFF"/>
          </w:tcPr>
          <w:p w14:paraId="42B1F9EA" w14:textId="59C60EA2" w:rsidR="00DC4AF7" w:rsidRPr="00187D50" w:rsidRDefault="00685661">
            <w:pPr>
              <w:rPr>
                <w:rFonts w:ascii="Noto Sans" w:hAnsi="Noto Sans" w:cs="Noto Sans"/>
                <w:color w:val="000000"/>
                <w:sz w:val="20"/>
                <w:szCs w:val="20"/>
              </w:rPr>
            </w:pPr>
            <w:r>
              <w:rPr>
                <w:rFonts w:ascii="Noto Sans" w:hAnsi="Noto Sans" w:cs="Noto Sans"/>
                <w:color w:val="000000"/>
                <w:sz w:val="20"/>
                <w:szCs w:val="20"/>
              </w:rPr>
              <w:t>eIDAS</w:t>
            </w:r>
          </w:p>
        </w:tc>
        <w:tc>
          <w:tcPr>
            <w:tcW w:w="7160" w:type="dxa"/>
            <w:shd w:val="clear" w:color="FFFFFF" w:fill="FFFFFF"/>
          </w:tcPr>
          <w:p w14:paraId="40CD7055" w14:textId="1E2C5232" w:rsidR="00DC4AF7" w:rsidRPr="00187D50" w:rsidRDefault="00685661">
            <w:pPr>
              <w:rPr>
                <w:rFonts w:ascii="Noto Sans" w:hAnsi="Noto Sans" w:cs="Noto Sans"/>
                <w:color w:val="000000"/>
                <w:sz w:val="20"/>
                <w:szCs w:val="20"/>
              </w:rPr>
            </w:pPr>
            <w:r>
              <w:rPr>
                <w:rFonts w:ascii="Noto Sans" w:hAnsi="Noto Sans" w:cs="Noto Sans"/>
                <w:color w:val="000000"/>
                <w:sz w:val="20"/>
                <w:szCs w:val="20"/>
              </w:rPr>
              <w:t xml:space="preserve">Verordnung (EU) 2024/1183 (eIDAS 2.0) – Elektronische Identifizierung und Vertrauensdienste</w:t>
            </w:r>
          </w:p>
        </w:tc>
      </w:tr>
    </w:tbl>
    <w:p w14:paraId="746891EC" w14:textId="77777777" w:rsidR="00793731" w:rsidRPr="00BA6854" w:rsidRDefault="00A15DA1">
      <w:r>
        <w:br w:type="page"/>
      </w:r>
    </w:p>
    <w:p w14:paraId="6AB30FEB" w14:textId="279CEEC2" w:rsidR="00793731" w:rsidRDefault="00347E21">
      <w:pPr>
        <w:pStyle w:val="berschrift1"/>
      </w:pPr>
      <w:bookmarkStart w:id="3" w:name="_Toc241501442"/>
      <w:r>
        <w:rPr>
          <w:color w:val="017D40"/>
          <w:sz w:val="60"/>
        </w:rPr>
        <w:lastRenderedPageBreak/>
        <w:t xml:space="preserve">1 </w:t>
      </w:r>
      <w:r>
        <w:t>Geltungsbereich und Zweck</w:t>
      </w:r>
      <w:bookmarkEnd w:id="3"/>
    </w:p>
    <w:p w14:paraId="48B22074" w14:textId="77777777" w:rsidR="00C71491" w:rsidRDefault="00C71491">
      <w:pPr>
        <w:pStyle w:val="berschrift2"/>
      </w:pPr>
    </w:p>
    <w:p w14:paraId="7276924B" w14:textId="78262333" w:rsidR="00793731" w:rsidRDefault="00347E21">
      <w:pPr>
        <w:pStyle w:val="berschrift2"/>
      </w:pPr>
      <w:bookmarkStart w:id="4" w:name="_Toc241501443"/>
      <w:r>
        <w:t>1.1 Geltungsbereich</w:t>
      </w:r>
      <w:bookmarkEnd w:id="4"/>
    </w:p>
    <w:p w14:paraId="4DA3D4C9" w14:textId="77777777" w:rsidR="00593BFB" w:rsidRPr="00593BFB" w:rsidRDefault="00593BFB" w:rsidP="00593BFB"/>
    <w:p w14:paraId="49D744FA" w14:textId="1FD914AC" w:rsidR="00793731" w:rsidRDefault="00D10A34">
      <w:pPr>
        <w:spacing w:after="120"/>
      </w:pPr>
      <w:r>
        <w:t>Dieses Handbuch gilt für alle Personen, die im Rahmen des CADIS</w:t>
      </w:r>
      <w:r>
        <w:rPr>
          <w:vertAlign w:val="superscript"/>
        </w:rPr>
        <w:t>®</w:t>
      </w:r>
      <w:r>
        <w:t>-Prüfverfahrens als Auditoren eingesetzt werden, sowie für alle Organisationseinheiten, die an der Planung, Durchführung, Steuerung und Überwachung von CADIS</w:t>
      </w:r>
      <w:r>
        <w:rPr>
          <w:vertAlign w:val="superscript"/>
        </w:rPr>
        <w:t>®</w:t>
      </w:r>
      <w:r>
        <w:t>-Prüfungen beteiligt sind, sowie für Hersteller/Auftraggeber und geprüfte Unternehmen, soweit dieses Handbuch ihnen Pflichten oder Fristen zuweist.</w:t>
      </w:r>
    </w:p>
    <w:p w14:paraId="627DFCDD" w14:textId="60420D6F" w:rsidR="00793731" w:rsidRDefault="00D10A34">
      <w:pPr>
        <w:spacing w:after="120"/>
      </w:pPr>
      <w:r>
        <w:t>Das Handbuch ist verbindlich für die Durchführung von Erst-, Überwachungs-, Erweiterungs- und erneuten Prüfungen im Rahmen von CADIS</w:t>
      </w:r>
      <w:r>
        <w:rPr>
          <w:vertAlign w:val="superscript"/>
        </w:rPr>
        <w:t>®</w:t>
      </w:r>
      <w:r>
        <w:t>. Abweichungen sind schriftlich zu begründen und durch den CADIS</w:t>
      </w:r>
      <w:r>
        <w:rPr>
          <w:vertAlign w:val="superscript"/>
        </w:rPr>
        <w:t>®</w:t>
      </w:r>
      <w:r>
        <w:t>-Fachbereich freizugeben.</w:t>
      </w:r>
    </w:p>
    <w:p w14:paraId="69B2839A" w14:textId="77777777" w:rsidR="00C71491" w:rsidRDefault="00C71491">
      <w:pPr>
        <w:pStyle w:val="berschrift2"/>
      </w:pPr>
    </w:p>
    <w:p w14:paraId="165AA685" w14:textId="4CA4F67E" w:rsidR="00793731" w:rsidRDefault="00347E21">
      <w:pPr>
        <w:pStyle w:val="berschrift2"/>
      </w:pPr>
      <w:bookmarkStart w:id="5" w:name="_Toc241501444"/>
      <w:r>
        <w:t>1.2 Zweck</w:t>
      </w:r>
      <w:bookmarkEnd w:id="5"/>
    </w:p>
    <w:p w14:paraId="6E2CE7B2" w14:textId="77777777" w:rsidR="00593BFB" w:rsidRPr="00593BFB" w:rsidRDefault="00593BFB" w:rsidP="00593BFB"/>
    <w:p w14:paraId="2EB2F5F0" w14:textId="60AED208" w:rsidR="00793731" w:rsidRDefault="00D10A34">
      <w:pPr>
        <w:spacing w:after="120"/>
      </w:pPr>
      <w:r>
        <w:t>Das vorliegende Dokument beschreibt das Prüfverfahren des CADIS</w:t>
      </w:r>
      <w:r>
        <w:rPr>
          <w:vertAlign w:val="superscript"/>
        </w:rPr>
        <w:t>®</w:t>
      </w:r>
      <w:r>
        <w:t>-Programms in seiner Gesamtheit. Es legt Methodik, Prozessschritte, Bewertungsmaßstäbe und Qualifikationsanforderungen fest und dient als zentrale Referenz für alle Beteiligten.</w:t>
      </w:r>
    </w:p>
    <w:p w14:paraId="52541889" w14:textId="77777777" w:rsidR="00C71491" w:rsidRDefault="00C71491">
      <w:pPr>
        <w:pStyle w:val="berschrift2"/>
      </w:pPr>
    </w:p>
    <w:p w14:paraId="7A331AC5" w14:textId="77777777" w:rsidR="00663E0F" w:rsidRDefault="00663E0F">
      <w:pPr>
        <w:pStyle w:val="berschrift2"/>
      </w:pPr>
      <w:r>
        <w:br w:type="page"/>
      </w:r>
    </w:p>
    <w:p w14:paraId="2291C5D1" w14:textId="085684D8" w:rsidR="00793731" w:rsidRDefault="00347E21">
      <w:pPr>
        <w:pStyle w:val="berschrift2"/>
      </w:pPr>
      <w:bookmarkStart w:id="6" w:name="_Toc241501445"/>
      <w:r>
        <w:lastRenderedPageBreak/>
        <w:t>1.3 Normativer Rahmen</w:t>
      </w:r>
      <w:bookmarkEnd w:id="6"/>
    </w:p>
    <w:p w14:paraId="06FF508C" w14:textId="77777777" w:rsidR="00593BFB" w:rsidRPr="00593BFB" w:rsidRDefault="00593BFB" w:rsidP="00593BFB"/>
    <w:p w14:paraId="4D5E9D4B" w14:textId="298A1117" w:rsidR="00793731" w:rsidRDefault="00D10A34">
      <w:pPr>
        <w:spacing w:after="120"/>
      </w:pPr>
      <w:r>
        <w:t>Das CADIS</w:t>
      </w:r>
      <w:r>
        <w:rPr>
          <w:vertAlign w:val="superscript"/>
        </w:rPr>
        <w:t>®</w:t>
      </w:r>
      <w:r>
        <w:t>-Prüfverfahren orientiert sich an einer Vielzahl anerkannter Normen, Rahmenwerke und regulatorischer Anforderungen. Die folgende Übersicht nennt die im CADIS</w:t>
      </w:r>
      <w:r>
        <w:rPr>
          <w:vertAlign w:val="superscript"/>
        </w:rPr>
        <w:t>®</w:t>
      </w:r>
      <w:r>
        <w:t>-Prüfkatalog referenzierten Kategorien mit ihren Leitstandards; die vollständige Liste aller normativen Bezüge ist im CADIS</w:t>
      </w:r>
      <w:r>
        <w:rPr>
          <w:vertAlign w:val="superscript"/>
        </w:rPr>
        <w:t>®</w:t>
      </w:r>
      <w:r>
        <w:t>-Prüfkatalog hinterlegt:</w:t>
      </w:r>
    </w:p>
    <w:p w14:paraId="42A71AED" w14:textId="464095E6" w:rsidR="00BA6854" w:rsidRDefault="00767C70">
      <w:pPr>
        <w:pStyle w:val="Listenabsatz"/>
        <w:numPr>
          <w:ilvl w:val="0"/>
          <w:numId w:val="2"/>
        </w:numPr>
        <w:spacing w:after="80"/>
      </w:pPr>
      <w:r>
        <w:rPr>
          <w:b/>
        </w:rPr>
        <w:t>ISO/IEC – Informationssicherheit</w:t>
      </w:r>
      <w:r>
        <w:t xml:space="preserve"> – ISO/IEC 27001 (2022), ISO/IEC 27005 (2022), ISO/IEC 27017 (2015); 12 weitere im Prüfkatalog</w:t>
      </w:r>
    </w:p>
    <w:p w14:paraId="2CCC8BF0" w14:textId="2BB78A2C" w:rsidR="00BA6854" w:rsidRDefault="00767C70">
      <w:pPr>
        <w:pStyle w:val="Listenabsatz"/>
        <w:numPr>
          <w:ilvl w:val="0"/>
          <w:numId w:val="2"/>
        </w:numPr>
        <w:spacing w:after="80"/>
      </w:pPr>
      <w:r>
        <w:rPr>
          <w:b/>
        </w:rPr>
        <w:t>ISO/IEC – KI</w:t>
      </w:r>
      <w:r>
        <w:t xml:space="preserve"> – ISO/IEC 42001 (2023), ISO/IEC 23894 (2023), ISO/IEC 22989 (2022); 2 weitere im Prüfkatalog</w:t>
      </w:r>
    </w:p>
    <w:p w14:paraId="70AB2A72" w14:textId="1F8D1E34" w:rsidR="00BA6854" w:rsidRPr="00BA6854" w:rsidRDefault="00BA72CB">
      <w:pPr>
        <w:pStyle w:val="Listenabsatz"/>
        <w:numPr>
          <w:ilvl w:val="0"/>
          <w:numId w:val="2"/>
        </w:numPr>
        <w:spacing w:after="80"/>
        <w:rPr>
          <w:lang w:val="en-US"/>
        </w:rPr>
      </w:pPr>
      <w:r>
        <w:rPr>
          <w:b/>
          <w:lang w:val="en-US"/>
        </w:rPr>
        <w:t>ISO – Business Continuity / Supply Chain</w:t>
      </w:r>
      <w:r>
        <w:rPr>
          <w:lang w:val="en-US"/>
        </w:rPr>
        <w:t xml:space="preserve"> – ISO 22301 (2019 + Amd. 1:2024), ISO 22313 (2020), ISO/TS 22318 (2021); 3 weitere im Prüfkatalog</w:t>
      </w:r>
    </w:p>
    <w:p w14:paraId="3EB6D239" w14:textId="67602CD9" w:rsidR="00BA6854" w:rsidRDefault="00BA72CB">
      <w:pPr>
        <w:pStyle w:val="Listenabsatz"/>
        <w:numPr>
          <w:ilvl w:val="0"/>
          <w:numId w:val="2"/>
        </w:numPr>
        <w:spacing w:after="80"/>
      </w:pPr>
      <w:r>
        <w:rPr>
          <w:b/>
        </w:rPr>
        <w:t>ISO – Management &amp; Engineering</w:t>
      </w:r>
      <w:r>
        <w:t xml:space="preserve"> – ISO 9001 (2015), ISO 10007 (2017), ISO 31000 (2018); 12 weitere im Prüfkatalog</w:t>
      </w:r>
    </w:p>
    <w:p w14:paraId="1A348D4E" w14:textId="13FBDE3C" w:rsidR="00BA6854" w:rsidRDefault="00BA72CB">
      <w:pPr>
        <w:pStyle w:val="Listenabsatz"/>
        <w:numPr>
          <w:ilvl w:val="0"/>
          <w:numId w:val="2"/>
        </w:numPr>
        <w:spacing w:after="80"/>
      </w:pPr>
      <w:r>
        <w:rPr>
          <w:b/>
        </w:rPr>
        <w:t>BSI / Deutsche Standards</w:t>
      </w:r>
      <w:r>
        <w:t xml:space="preserve"> – BSI IT‑Grundschutz 200-1 (aktuelle Fassung), BSI IT‑Grundschutz 200-2 (aktuelle Fassung), BSI IT‑Grundschutz 200-3 (aktuelle Fassung); 12 weitere im Prüfkatalog</w:t>
      </w:r>
    </w:p>
    <w:p w14:paraId="6857A103" w14:textId="11EDAD80" w:rsidR="00BA6854" w:rsidRDefault="00BA72CB">
      <w:pPr>
        <w:pStyle w:val="Listenabsatz"/>
        <w:numPr>
          <w:ilvl w:val="0"/>
          <w:numId w:val="2"/>
        </w:numPr>
        <w:spacing w:after="80"/>
      </w:pPr>
      <w:r>
        <w:rPr>
          <w:b/>
        </w:rPr>
        <w:t>NIST – Rahmenwerke und Special Publications</w:t>
      </w:r>
      <w:r>
        <w:t xml:space="preserve"> – NIST CSF 2.0, NIST AI RMF 1.0 (NIST AI 100‑1), NIST AI 100‑2 E2023; 29 weitere im Prüfkatalog</w:t>
      </w:r>
    </w:p>
    <w:p w14:paraId="6BCFEE22" w14:textId="3AAC1115" w:rsidR="00BA6854" w:rsidRDefault="00BA72CB">
      <w:pPr>
        <w:pStyle w:val="Listenabsatz"/>
        <w:numPr>
          <w:ilvl w:val="0"/>
          <w:numId w:val="2"/>
        </w:numPr>
        <w:spacing w:after="80"/>
      </w:pPr>
      <w:r>
        <w:rPr>
          <w:b/>
        </w:rPr>
        <w:t>US-Verteidigung</w:t>
      </w:r>
      <w:r>
        <w:t xml:space="preserve"> – CMMC 2.0</w:t>
      </w:r>
    </w:p>
    <w:p w14:paraId="5C0FE822" w14:textId="091ACC3D" w:rsidR="00BA6854" w:rsidRDefault="00BA72CB">
      <w:pPr>
        <w:pStyle w:val="Listenabsatz"/>
        <w:numPr>
          <w:ilvl w:val="0"/>
          <w:numId w:val="2"/>
        </w:numPr>
        <w:spacing w:after="80"/>
      </w:pPr>
      <w:r>
        <w:rPr>
          <w:b/>
        </w:rPr>
        <w:t>IEC – OT / Industrial Security</w:t>
      </w:r>
      <w:r>
        <w:t xml:space="preserve"> – IEC 62443‑2‑1 (aktuelle Fassung), IEC 62443‑2‑4 (aktuelle Fassung), IEC 62443‑3‑1 (ISA/IEC TR) (TR, aktuelle Fassung); 5 weitere im Prüfkatalog</w:t>
      </w:r>
    </w:p>
    <w:p w14:paraId="22447CDD" w14:textId="32836F96" w:rsidR="00BA6854" w:rsidRDefault="00BA72CB">
      <w:pPr>
        <w:pStyle w:val="Listenabsatz"/>
        <w:numPr>
          <w:ilvl w:val="0"/>
          <w:numId w:val="2"/>
        </w:numPr>
        <w:spacing w:after="80"/>
      </w:pPr>
      <w:r>
        <w:rPr>
          <w:b/>
        </w:rPr>
        <w:t>Branchenstandards / Industrie</w:t>
      </w:r>
      <w:r>
        <w:t xml:space="preserve"> – VDA ISA (Version 6), TISAX (aktuell), CSA CCM (v4.0); 16 weitere im Prüfkatalog</w:t>
      </w:r>
    </w:p>
    <w:p w14:paraId="415D8973" w14:textId="551169F4" w:rsidR="00BA6854" w:rsidRDefault="00BA72CB">
      <w:pPr>
        <w:pStyle w:val="Listenabsatz"/>
        <w:numPr>
          <w:ilvl w:val="0"/>
          <w:numId w:val="2"/>
        </w:numPr>
        <w:spacing w:after="80"/>
      </w:pPr>
      <w:r>
        <w:rPr>
          <w:b/>
        </w:rPr>
        <w:t>EU-Recht</w:t>
      </w:r>
      <w:r>
        <w:t xml:space="preserve"> – DSGVO (2016/679), NIS2‑Richtlinie (2022/2555), DORA (2022/2554); 12 weitere im Prüfkatalog</w:t>
      </w:r>
    </w:p>
    <w:p w14:paraId="5E8C1CA5" w14:textId="77777777" w:rsidR="00553328" w:rsidRDefault="00BA72CB">
      <w:pPr>
        <w:pStyle w:val="Listenabsatz"/>
        <w:numPr>
          <w:ilvl w:val="0"/>
          <w:numId w:val="2"/>
        </w:numPr>
        <w:spacing w:after="80"/>
      </w:pPr>
      <w:r>
        <w:rPr>
          <w:b/>
        </w:rPr>
        <w:t>Deutsches Recht</w:t>
      </w:r>
      <w:r>
        <w:t xml:space="preserve"> – BDSG (aktuelle Fassung), BSIG (aktuelle Fassung), NIS2UmsuCG (aktuelle Fassung); 12 weitere im Prüfkatalog</w:t>
      </w:r>
    </w:p>
    <w:p w14:paraId="2F302124" w14:textId="4B87E068" w:rsidR="00BA6854" w:rsidRPr="00553328" w:rsidRDefault="00553328" w:rsidP="00553328">
      <w:pPr>
        <w:pStyle w:val="Listenabsatz"/>
        <w:numPr>
          <w:ilvl w:val="0"/>
          <w:numId w:val="2"/>
        </w:numPr>
        <w:spacing w:after="80"/>
        <w:rPr>
          <w:rFonts w:ascii="Noto Sans" w:hAnsi="Noto Sans" w:cs="Noto Sans"/>
          <w:color w:val="000000"/>
        </w:rPr>
      </w:pPr>
      <w:r>
        <w:rPr>
          <w:rFonts w:ascii="Noto Sans" w:hAnsi="Noto Sans" w:cs="Noto Sans"/>
          <w:b/>
          <w:color w:val="000000"/>
        </w:rPr>
        <w:t>Geheimschutz / Verschlusssachen</w:t>
      </w:r>
      <w:r>
        <w:rPr>
          <w:rFonts w:ascii="Noto Sans" w:hAnsi="Noto Sans" w:cs="Noto Sans"/>
          <w:color w:val="000000"/>
        </w:rPr>
        <w:t xml:space="preserve"> – SÜG, VSA, Geheimschutzhandbuch (GHB) des BMWE, BSI IT-Grundschutz CON.11.1 / CON.11.2; 7 weitere im Prüfkatalog</w:t>
      </w:r>
    </w:p>
    <w:p w14:paraId="78962F99" w14:textId="54001DE8" w:rsidR="00BA6854" w:rsidRDefault="00BA72CB">
      <w:pPr>
        <w:pStyle w:val="Listenabsatz"/>
        <w:numPr>
          <w:ilvl w:val="0"/>
          <w:numId w:val="2"/>
        </w:numPr>
        <w:spacing w:after="80"/>
      </w:pPr>
      <w:r>
        <w:rPr>
          <w:b/>
        </w:rPr>
        <w:t>NATO / Verteidigung</w:t>
      </w:r>
      <w:r>
        <w:t xml:space="preserve"> – AQAP 2070 (aktuelle Fassung), AQAP 2105 (aktuelle Fassung), AQAP 2110 (Ed. D Ver. 1); 12 weitere im Prüfkatalog</w:t>
      </w:r>
    </w:p>
    <w:p w14:paraId="48A02510" w14:textId="3CC13A5C" w:rsidR="00BA6854" w:rsidRDefault="00BA72CB">
      <w:pPr>
        <w:pStyle w:val="Listenabsatz"/>
        <w:numPr>
          <w:ilvl w:val="0"/>
          <w:numId w:val="2"/>
        </w:numPr>
        <w:spacing w:after="80"/>
      </w:pPr>
      <w:r>
        <w:rPr>
          <w:b/>
        </w:rPr>
        <w:t>Transport / Logistik / Gefahrgut</w:t>
      </w:r>
      <w:r>
        <w:t xml:space="preserve"> – ADR (2025), RID (2025), IATA DGR (2025); 9 weitere im Prüfkatalog</w:t>
      </w:r>
    </w:p>
    <w:p w14:paraId="41C53331" w14:textId="0A2B1541" w:rsidR="00793731" w:rsidRDefault="00BA72CB">
      <w:pPr>
        <w:pStyle w:val="Listenabsatz"/>
        <w:numPr>
          <w:ilvl w:val="0"/>
          <w:numId w:val="2"/>
        </w:numPr>
        <w:spacing w:after="80"/>
      </w:pPr>
      <w:r>
        <w:rPr>
          <w:b/>
        </w:rPr>
        <w:t>Sonstige</w:t>
      </w:r>
      <w:r>
        <w:t xml:space="preserve"> – DIN 66399‑1/‑2/‑3 (aktuelle Fassung), ENISA Awareness Raising Guidelines (aktuelle Fassung), ENISA Physical Security Controls Baseline (aktuelle Fassung)</w:t>
      </w:r>
    </w:p>
    <w:p w14:paraId="4727FE6D" w14:textId="77777777" w:rsidR="00793731" w:rsidRDefault="00A15DA1">
      <w:r>
        <w:br w:type="page"/>
      </w:r>
    </w:p>
    <w:p w14:paraId="6458786F" w14:textId="2103ECC4" w:rsidR="00793731" w:rsidRDefault="00347E21">
      <w:pPr>
        <w:pStyle w:val="berschrift1"/>
      </w:pPr>
      <w:bookmarkStart w:id="7" w:name="_Toc241501446"/>
      <w:r>
        <w:rPr>
          <w:color w:val="017D40"/>
          <w:sz w:val="60"/>
        </w:rPr>
        <w:lastRenderedPageBreak/>
        <w:t xml:space="preserve">2 </w:t>
      </w:r>
      <w:r>
        <w:t>Allgemeine Informationen</w:t>
      </w:r>
      <w:bookmarkEnd w:id="7"/>
    </w:p>
    <w:p w14:paraId="0BC85A0E" w14:textId="77777777" w:rsidR="00C71491" w:rsidRDefault="00C71491">
      <w:pPr>
        <w:pStyle w:val="berschrift2"/>
      </w:pPr>
    </w:p>
    <w:p w14:paraId="31111630" w14:textId="38E203BE" w:rsidR="00793731" w:rsidRDefault="00347E21">
      <w:pPr>
        <w:pStyle w:val="berschrift2"/>
      </w:pPr>
      <w:bookmarkStart w:id="8" w:name="_Toc241501447"/>
      <w:r>
        <w:t>2.1 Einleitung</w:t>
      </w:r>
      <w:bookmarkEnd w:id="8"/>
    </w:p>
    <w:p w14:paraId="40076FAA" w14:textId="77777777" w:rsidR="00593BFB" w:rsidRPr="00593BFB" w:rsidRDefault="00593BFB" w:rsidP="00593BFB"/>
    <w:p w14:paraId="778CFD6F" w14:textId="3ED0B046" w:rsidR="00793731" w:rsidRDefault="00D10A34">
      <w:pPr>
        <w:spacing w:after="120"/>
      </w:pPr>
      <w:r>
        <w:t>CADIS</w:t>
      </w:r>
      <w:r>
        <w:rPr>
          <w:vertAlign w:val="superscript"/>
        </w:rPr>
        <w:t>®</w:t>
      </w:r>
      <w:r>
        <w:t xml:space="preserve"> (Cybersecurity Assessment for Defence Industry Suppliers) ist ein strukturiertes Verfahren zur ganzheitlichen Bewertung der Cybersicherheitsreife von Lieferanten in der Verteidigungs- und Rüstungsindustrie. Ziel des Verfahrens ist es, die Resilienz entlang der gesamten Lieferkette quantifizierbar zu machen und nachhaltig zu stärken.</w:t>
      </w:r>
    </w:p>
    <w:p w14:paraId="76E38EE5" w14:textId="0537BC80" w:rsidR="00793731" w:rsidRDefault="00A15DA1">
      <w:pPr>
        <w:spacing w:after="120"/>
      </w:pPr>
      <w:r>
        <w:t xml:space="preserve">Das Verfahren umfasst </w:t>
      </w:r>
      <w:r>
        <w:rPr>
          <w:rFonts w:ascii="Noto Sans" w:hAnsi="Noto Sans" w:cs="Noto Sans"/>
        </w:rPr>
        <w:t>15</w:t>
      </w:r>
      <w:r>
        <w:t xml:space="preserve"> modulare Prüfbausteine (Prüfmodule), die sicherheitsrelevanten Aspekte wie Informationssicherheit, Datenschutz, Operational Technology (OT), Cyber-Resilienz sowie physische Sicherheit abdecken. Der strukturierte Ansatz ermöglicht eine objektive, vergleichbare und reproduzierbare Bewertung unterschiedlicher Lieferanten.</w:t>
      </w:r>
    </w:p>
    <w:p w14:paraId="12EDE5E6" w14:textId="7C3146D4" w:rsidR="00793731" w:rsidRDefault="00D10A34">
      <w:pPr>
        <w:spacing w:after="120"/>
      </w:pPr>
      <w:r>
        <w:t>CADIS</w:t>
      </w:r>
      <w:r>
        <w:rPr>
          <w:vertAlign w:val="superscript"/>
        </w:rPr>
        <w:t>®</w:t>
      </w:r>
      <w:r>
        <w:t xml:space="preserve"> setzt damit Maßstäbe für Vertrauen, Verlässlichkeit und digitale Widerstandsfähigkeit in einer sicherheitskritischen Branche. Das Verfahren fördert den bewussten Umgang mit Cyberrisiken, stärkt die Zusammenarbeit zwischen Auftraggebern und Lieferanten und leistet einen wesentlichen Beitrag zum Schutz sensibler Technologien und Informationen.</w:t>
      </w:r>
    </w:p>
    <w:p w14:paraId="7160396E" w14:textId="77777777" w:rsidR="00C71491" w:rsidRDefault="00C71491">
      <w:pPr>
        <w:pStyle w:val="berschrift2"/>
      </w:pPr>
    </w:p>
    <w:p w14:paraId="4B996206" w14:textId="1B55367C" w:rsidR="00793731" w:rsidRDefault="00347E21">
      <w:pPr>
        <w:pStyle w:val="berschrift2"/>
      </w:pPr>
      <w:bookmarkStart w:id="9" w:name="_Toc241501448"/>
      <w:r>
        <w:t>2.2 Unparteilichkeit und Interessenkonfliktmanagement</w:t>
      </w:r>
      <w:bookmarkEnd w:id="9"/>
    </w:p>
    <w:p w14:paraId="3E391596" w14:textId="77777777" w:rsidR="00593BFB" w:rsidRPr="00593BFB" w:rsidRDefault="00593BFB" w:rsidP="00593BFB"/>
    <w:p w14:paraId="5652663B" w14:textId="77777777" w:rsidR="00793731" w:rsidRDefault="00A15DA1">
      <w:pPr>
        <w:spacing w:after="120"/>
      </w:pPr>
      <w:r>
        <w:t>Die Wahrung der Unparteilichkeit ist ein zentrales Prinzip und grundlegende Voraussetzung für die Objektivität, Glaubwürdigkeit und Integrität des Prüfprozesses. Ziel ist es sicherzustellen, dass alle Bewertungen frei von Befangenheit oder unangemessener Einflussnahme erfolgen.</w:t>
      </w:r>
    </w:p>
    <w:p w14:paraId="3228CE69" w14:textId="77777777" w:rsidR="00793731" w:rsidRDefault="00A15DA1">
      <w:pPr>
        <w:spacing w:after="120"/>
      </w:pPr>
      <w:r>
        <w:t>Alle an der Prüfung beteiligten Personen verpflichten sich zur strikten Einhaltung der Unparteilichkeitsgrundsätze. Dies umfasst insbesondere die Verpflichtung, reale, potenzielle oder wahrgenommene Interessenkonflikte zu vermeiden.</w:t>
      </w:r>
    </w:p>
    <w:p w14:paraId="628357FA" w14:textId="77777777" w:rsidR="00793731" w:rsidRDefault="00A15DA1">
      <w:pPr>
        <w:spacing w:after="120"/>
      </w:pPr>
      <w:r>
        <w:rPr>
          <w:b/>
          <w:bCs/>
        </w:rPr>
        <w:t>Eine Auditdurchführung ist grundsätzlich ausgeschlossen, wenn einer der folgenden Ausschlussgründe vorliegt:</w:t>
      </w:r>
    </w:p>
    <w:p w14:paraId="63D2F6BF" w14:textId="08F89383" w:rsidR="00793731" w:rsidRDefault="00A15DA1">
      <w:pPr>
        <w:pStyle w:val="Listenabsatz"/>
        <w:numPr>
          <w:ilvl w:val="0"/>
          <w:numId w:val="2"/>
        </w:numPr>
        <w:spacing w:after="80"/>
      </w:pPr>
      <w:r>
        <w:t>Der Auditor war innerhalb der letzten 2 Jahre beim zu prüfenden Unternehmen oder beim anfordernden Hersteller/Auftraggeber beschäftigt oder beratend tätig.</w:t>
      </w:r>
    </w:p>
    <w:p w14:paraId="2F50F0ED" w14:textId="77777777" w:rsidR="00793731" w:rsidRDefault="00A15DA1">
      <w:pPr>
        <w:pStyle w:val="Listenabsatz"/>
        <w:numPr>
          <w:ilvl w:val="0"/>
          <w:numId w:val="2"/>
        </w:numPr>
        <w:spacing w:after="80"/>
      </w:pPr>
      <w:r>
        <w:t>Der Auditor ist direkt oder indirekt am Unternehmen beteiligt (ausgenommen Beteiligungen ohne Stimmrechte, z. B. über ETFs).</w:t>
      </w:r>
    </w:p>
    <w:p w14:paraId="4F379162" w14:textId="757C439E" w:rsidR="00793731" w:rsidRDefault="00A15DA1">
      <w:pPr>
        <w:pStyle w:val="Listenabsatz"/>
        <w:numPr>
          <w:ilvl w:val="0"/>
          <w:numId w:val="2"/>
        </w:numPr>
        <w:spacing w:after="80"/>
      </w:pPr>
      <w:r>
        <w:lastRenderedPageBreak/>
        <w:t>Der Auditor hält aktuell ein Beratungsmandat für das zu prüfende Unternehmen oder ist in sonstiger Weise geschäftlich mit diesem verbunden.</w:t>
      </w:r>
    </w:p>
    <w:p w14:paraId="72F43547" w14:textId="30F965F7" w:rsidR="00793731" w:rsidRDefault="00A15DA1" w:rsidP="0086220B">
      <w:pPr>
        <w:pStyle w:val="Listenabsatz"/>
        <w:numPr>
          <w:ilvl w:val="0"/>
          <w:numId w:val="2"/>
        </w:numPr>
        <w:spacing w:after="80"/>
      </w:pPr>
      <w:r>
        <w:t>Persönliche, wirtschaftliche oder organisatorische Abhängigkeiten könnten die Unvoreingenommenheit der Beurteilung gefährden.</w:t>
      </w:r>
    </w:p>
    <w:p w14:paraId="1DACEA9E" w14:textId="639C06B6" w:rsidR="00793731" w:rsidRDefault="00A15DA1">
      <w:pPr>
        <w:spacing w:after="120"/>
      </w:pPr>
      <w:r>
        <w:t>Besteht ein potenzieller oder tatsächlicher Interessenkonflikt, ist dieser unverzüglich an cadis@dekra.com zu melden. Die Meldung wird durch den zuständigen Fachbereich sowie ggf. die Rechtsabteilung geprüft. Das weitere Vorgehen wird transparent entschieden und dokumentiert.</w:t>
      </w:r>
    </w:p>
    <w:p w14:paraId="28E2E1B6" w14:textId="77777777" w:rsidR="0062137D" w:rsidRDefault="0062137D">
      <w:pPr>
        <w:spacing w:after="120"/>
      </w:pPr>
    </w:p>
    <w:p w14:paraId="6B8C61A1" w14:textId="070C6026" w:rsidR="00793731" w:rsidRDefault="00347E21">
      <w:pPr>
        <w:pStyle w:val="berschrift2"/>
      </w:pPr>
      <w:bookmarkStart w:id="10" w:name="_Toc241501449"/>
      <w:r>
        <w:t>2.3 Datenschutz und Vertraulichkeit</w:t>
      </w:r>
      <w:bookmarkEnd w:id="10"/>
    </w:p>
    <w:p w14:paraId="61A23990" w14:textId="77777777" w:rsidR="00593BFB" w:rsidRPr="00593BFB" w:rsidRDefault="00593BFB" w:rsidP="00593BFB"/>
    <w:p w14:paraId="69B59509" w14:textId="3B53EFEB" w:rsidR="00793731" w:rsidRDefault="00D10A34">
      <w:pPr>
        <w:spacing w:after="120"/>
      </w:pPr>
      <w:r>
        <w:t>Alle im Rahmen einer CADIS</w:t>
      </w:r>
      <w:r>
        <w:rPr>
          <w:vertAlign w:val="superscript"/>
        </w:rPr>
        <w:t>®</w:t>
      </w:r>
      <w:r>
        <w:t>-Prüfung erhobenen, verarbeiteten und übermittelten Daten unterliegen dem Schutz der DSGVO sowie etwaiger nationaler Datenschutzregelungen. Der Auditor ist verpflichtet:</w:t>
      </w:r>
    </w:p>
    <w:p w14:paraId="762361AB" w14:textId="77777777" w:rsidR="00793731" w:rsidRDefault="00A15DA1">
      <w:pPr>
        <w:pStyle w:val="Listenabsatz"/>
        <w:numPr>
          <w:ilvl w:val="0"/>
          <w:numId w:val="2"/>
        </w:numPr>
        <w:spacing w:after="80"/>
      </w:pPr>
      <w:r>
        <w:t>alle prüfungsbezogenen Informationen streng vertraulich zu behandeln und nur im Rahmen der Prüfaufgabe zu verwenden,</w:t>
      </w:r>
    </w:p>
    <w:p w14:paraId="4666D070" w14:textId="77777777" w:rsidR="00793731" w:rsidRDefault="00A15DA1">
      <w:pPr>
        <w:pStyle w:val="Listenabsatz"/>
        <w:numPr>
          <w:ilvl w:val="0"/>
          <w:numId w:val="2"/>
        </w:numPr>
        <w:spacing w:after="80"/>
      </w:pPr>
      <w:r>
        <w:t>keine prüfungsbezogenen Daten an unbefugte Dritte weiterzugeben,</w:t>
      </w:r>
    </w:p>
    <w:p w14:paraId="71572124" w14:textId="1B77CA68" w:rsidR="00793731" w:rsidRDefault="00A15DA1">
      <w:pPr>
        <w:pStyle w:val="Listenabsatz"/>
        <w:numPr>
          <w:ilvl w:val="0"/>
          <w:numId w:val="2"/>
        </w:numPr>
        <w:spacing w:after="80"/>
      </w:pPr>
      <w:r>
        <w:t>die Vorgaben zur Datenspeicherung und -vernichtung gemäß der Auditverträge einzuhalten.</w:t>
      </w:r>
    </w:p>
    <w:p w14:paraId="631FDE12" w14:textId="77777777" w:rsidR="0062137D" w:rsidRDefault="0062137D" w:rsidP="0062137D">
      <w:pPr>
        <w:pStyle w:val="Listenabsatz"/>
        <w:spacing w:after="80"/>
      </w:pPr>
    </w:p>
    <w:p w14:paraId="369F54B8" w14:textId="77777777" w:rsidR="00793731" w:rsidRDefault="00A15DA1">
      <w:pPr>
        <w:spacing w:after="120"/>
      </w:pPr>
      <w:r>
        <w:t>Die Klassifizierung von Prüfdokumenten erfolgt mindestens mit dem Vertraulichkeitslabel "INTERN". Besonders schutzwürdige Informationen (z. B. Sicherheitsarchitektur, Schwachstellenbeschreibungen) sind entsprechend höher einzustufen.</w:t>
      </w:r>
    </w:p>
    <w:p w14:paraId="6EA68910" w14:textId="77777777" w:rsidR="003342AC" w:rsidRDefault="00D539D1">
      <w:pPr>
        <w:spacing w:after="120"/>
      </w:pPr>
      <w:r>
        <w:t xml:space="preserve">Nachweise, die als VS-VERTRAULICH oder höher eingestuft sind, dürfen im Rahmen einer CADIS</w:t>
      </w:r>
      <w:r>
        <w:rPr>
          <w:vertAlign w:val="superscript"/>
        </w:rPr>
        <w:t>®</w:t>
      </w:r>
      <w:r>
        <w:t xml:space="preserve">-Prüfung weder eingereicht noch eingesehen werden. Als VS-NfD eingestufte Nachweise dürfen nur verarbeitet werden, wenn der Auditor zur Einhaltung des VS-NfD-Merkblatts verpflichtet ist.</w:t>
      </w:r>
    </w:p>
    <w:p w14:paraId="421ABC83" w14:textId="58C42861" w:rsidR="003342AC" w:rsidRDefault="00D539D1">
      <w:pPr>
        <w:spacing w:after="120"/>
      </w:pPr>
      <w:r>
        <w:t>Vom geprüften Unternehmen bereitgestellte Nachweise sind mit Ende des Prüfzyklus zu vernichten. Die Prüfdokumentation (Bewertung, Feststellungen, Maßnahmenplan, Prüfbericht) ist nach dem Versand des Prüfberichts zu entsorgen, sofern kein Einspruchs- oder Beschwerdeverfahren läuft; gesetzliche Aufbewahrungs- und Löschpflichten sind zu beachten.</w:t>
      </w:r>
    </w:p>
    <w:p w14:paraId="6BBE9F66" w14:textId="77777777" w:rsidR="00C71491" w:rsidRDefault="00C71491">
      <w:pPr>
        <w:spacing w:after="120"/>
      </w:pPr>
    </w:p>
    <w:p w14:paraId="4EA5F26A" w14:textId="77777777" w:rsidR="00A719D6" w:rsidRDefault="00A719D6">
      <w:pPr>
        <w:spacing w:after="120"/>
      </w:pPr>
    </w:p>
    <w:p w14:paraId="095F01E8" w14:textId="77777777" w:rsidR="00A719D6" w:rsidRDefault="00A719D6">
      <w:pPr>
        <w:spacing w:after="120"/>
      </w:pPr>
    </w:p>
    <w:p w14:paraId="0F4DE500" w14:textId="77777777" w:rsidR="00A719D6" w:rsidRDefault="00A719D6">
      <w:pPr>
        <w:spacing w:after="120"/>
      </w:pPr>
    </w:p>
    <w:p w14:paraId="315E00A4" w14:textId="77777777" w:rsidR="00A719D6" w:rsidRDefault="00A719D6">
      <w:pPr>
        <w:spacing w:after="120"/>
      </w:pPr>
    </w:p>
    <w:p w14:paraId="715E9EC8" w14:textId="77777777" w:rsidR="00A719D6" w:rsidRDefault="00A719D6">
      <w:pPr>
        <w:spacing w:after="120"/>
      </w:pPr>
    </w:p>
    <w:p w14:paraId="1981ED63" w14:textId="098CC52E" w:rsidR="00793731" w:rsidRDefault="00347E21">
      <w:pPr>
        <w:pStyle w:val="berschrift2"/>
      </w:pPr>
      <w:bookmarkStart w:id="11" w:name="_Toc241501450"/>
      <w:r>
        <w:t>2.4 Disclaimer</w:t>
      </w:r>
      <w:bookmarkEnd w:id="11"/>
    </w:p>
    <w:p w14:paraId="0A89B0BC" w14:textId="77777777" w:rsidR="00593BFB" w:rsidRPr="00593BFB" w:rsidRDefault="00593BFB" w:rsidP="00593BFB"/>
    <w:p w14:paraId="287CC0F0" w14:textId="77777777" w:rsidR="00793731" w:rsidRDefault="00A15DA1">
      <w:pPr>
        <w:spacing w:after="120"/>
      </w:pPr>
      <w:r>
        <w:t>Aus Gründen der besseren Lesbarkeit wird in diesem Handbuch bei Personenbezeichnungen die männliche Sprachform (generisches Maskulinum) verwendet. Sämtliche Personenbezeichnungen gelten – sofern nicht ausdrücklich anders gekennzeichnet – gleichermaßen für alle Geschlechter (m/w/d).</w:t>
      </w:r>
    </w:p>
    <w:p w14:paraId="5B16B61F" w14:textId="77777777" w:rsidR="000D1447" w:rsidRDefault="000D1447"/>
    <w:p w14:paraId="1B9B6A14" w14:textId="77777777" w:rsidR="000D1447" w:rsidRDefault="000D1447">
      <w:r>
        <w:br w:type="page"/>
      </w:r>
    </w:p>
    <w:p w14:paraId="2ADEFB10" w14:textId="363C736E" w:rsidR="000D1447" w:rsidRDefault="00347E21" w:rsidP="007730E2">
      <w:pPr>
        <w:pStyle w:val="berschrift1"/>
      </w:pPr>
      <w:bookmarkStart w:id="12" w:name="_Toc241501451"/>
      <w:r>
        <w:rPr>
          <w:color w:val="017D40"/>
          <w:sz w:val="60"/>
        </w:rPr>
        <w:lastRenderedPageBreak/>
        <w:t xml:space="preserve">3 </w:t>
      </w:r>
      <w:r>
        <w:t>Einspruchs- und Beschwerdeverfahren</w:t>
      </w:r>
      <w:bookmarkEnd w:id="12"/>
    </w:p>
    <w:p w14:paraId="18951BF1" w14:textId="77777777" w:rsidR="00C71491" w:rsidRDefault="00C71491" w:rsidP="000D1447">
      <w:pPr>
        <w:pStyle w:val="berschrift2"/>
      </w:pPr>
    </w:p>
    <w:p w14:paraId="47525075" w14:textId="3D168E2D" w:rsidR="000D1447" w:rsidRDefault="00347E21" w:rsidP="000D1447">
      <w:pPr>
        <w:pStyle w:val="berschrift2"/>
      </w:pPr>
      <w:bookmarkStart w:id="13" w:name="_Toc241501452"/>
      <w:r>
        <w:t>3.1 Einspruch gegen das Prüfergebnis</w:t>
      </w:r>
      <w:bookmarkEnd w:id="13"/>
    </w:p>
    <w:p w14:paraId="4750EECA" w14:textId="77777777" w:rsidR="00593BFB" w:rsidRPr="00593BFB" w:rsidRDefault="00593BFB" w:rsidP="00593BFB"/>
    <w:p w14:paraId="3BE56275" w14:textId="77777777" w:rsidR="000D1447" w:rsidRDefault="000D1447" w:rsidP="000D1447">
      <w:pPr>
        <w:spacing w:after="120"/>
      </w:pPr>
      <w:r>
        <w:t>Das geprüfte Unternehmen ist berechtigt, gegen das festgestellte Prüfergebnis Einspruch einzulegen, sofern es begründete Zweifel an der sachlichen Richtigkeit oder Vollständigkeit der Bewertung hat. Ein Einspruch ist ausschließlich inhaltlicher Natur; formale Einsprüche gegen das Prüfverfahren sind über das Beschwerdeverfahren geltend zu machen.</w:t>
      </w:r>
    </w:p>
    <w:p w14:paraId="69FF070E" w14:textId="77777777" w:rsidR="000D1447" w:rsidRDefault="000D1447" w:rsidP="000D1447">
      <w:pPr>
        <w:spacing w:after="120"/>
      </w:pPr>
    </w:p>
    <w:p w14:paraId="77BE9B25" w14:textId="7B006212" w:rsidR="000D1447" w:rsidRDefault="00D10A34" w:rsidP="000D1447">
      <w:pPr>
        <w:spacing w:after="120"/>
      </w:pPr>
      <w:r>
        <w:t>Einsprüche sind innerhalb von 14 Kalendertagen nach Zustellung des Prüfberichts schriftlich an den CADIS</w:t>
      </w:r>
      <w:r>
        <w:rPr>
          <w:vertAlign w:val="superscript"/>
        </w:rPr>
        <w:t>®</w:t>
      </w:r>
      <w:r>
        <w:t>-Fachbereich zu richten (cadis@dekra.com). Der Einspruch muss folgende Angaben enthalten:</w:t>
      </w:r>
    </w:p>
    <w:p w14:paraId="6652CC55" w14:textId="77777777" w:rsidR="000D1447" w:rsidRDefault="000D1447" w:rsidP="000D1447">
      <w:pPr>
        <w:pStyle w:val="Listenabsatz"/>
        <w:numPr>
          <w:ilvl w:val="0"/>
          <w:numId w:val="6"/>
        </w:numPr>
        <w:spacing w:after="120"/>
      </w:pPr>
      <w:r>
        <w:t xml:space="preserve">Bezeichnung des Prüfscopes und Prüfdatum</w:t>
      </w:r>
    </w:p>
    <w:p w14:paraId="1175B651" w14:textId="77777777" w:rsidR="000D1447" w:rsidRDefault="000D1447" w:rsidP="000D1447">
      <w:pPr>
        <w:pStyle w:val="Listenabsatz"/>
        <w:numPr>
          <w:ilvl w:val="0"/>
          <w:numId w:val="6"/>
        </w:numPr>
        <w:spacing w:after="120"/>
      </w:pPr>
      <w:r>
        <w:t>Konkrete Benennung der angefochtenen Feststellung(en) oder Bewertung(en)</w:t>
      </w:r>
    </w:p>
    <w:p w14:paraId="6BE0084E" w14:textId="77777777" w:rsidR="000D1447" w:rsidRDefault="000D1447" w:rsidP="000D1447">
      <w:pPr>
        <w:pStyle w:val="Listenabsatz"/>
        <w:numPr>
          <w:ilvl w:val="0"/>
          <w:numId w:val="6"/>
        </w:numPr>
        <w:spacing w:after="120"/>
      </w:pPr>
      <w:r>
        <w:t>Begründung des Einspruchs einschließlich der Vorlage entlastender Nachweise, sofern vorhanden</w:t>
      </w:r>
    </w:p>
    <w:p w14:paraId="0CAB9219" w14:textId="77777777" w:rsidR="000D1447" w:rsidRDefault="000D1447" w:rsidP="000D1447">
      <w:pPr>
        <w:spacing w:after="120"/>
      </w:pPr>
    </w:p>
    <w:p w14:paraId="6D7E807F" w14:textId="08383822" w:rsidR="000D1447" w:rsidRDefault="00D10A34" w:rsidP="007730E2">
      <w:pPr>
        <w:spacing w:after="120"/>
      </w:pPr>
      <w:r>
        <w:t>Der CADIS</w:t>
      </w:r>
      <w:r>
        <w:rPr>
          <w:vertAlign w:val="superscript"/>
        </w:rPr>
        <w:t>®</w:t>
      </w:r>
      <w:r>
        <w:t>-Fachbereich prüft den Einspruch unter Einbeziehung eines vom ursprünglichen Audit unabhängigen Prüfers und teilt das Ergebnis innerhalb von 30 Kalendertagen mit. Das Einspruchsverfahren hemmt keine laufenden Fristen aus dem Maßnahmenplan oder dem Prüfzyklus.</w:t>
      </w:r>
    </w:p>
    <w:p w14:paraId="68704DE0" w14:textId="77777777" w:rsidR="001E3EDC" w:rsidRDefault="00D539D1">
      <w:pPr>
        <w:spacing w:after="120"/>
      </w:pPr>
      <w:r>
        <w:t>Ein Einspruch ist gegen die Berichte aller Prüfarten zulässig, einschließlich der Berichte zu Follow-Up, risikobasierter Überwachungsprüfung und Erweiterungsprüfung. Die Einspruchsfrist beginnt jeweils mit der Zustellung des betreffenden Berichts.</w:t>
      </w:r>
    </w:p>
    <w:p w14:paraId="3EECD4B5" w14:textId="77777777" w:rsidR="001E3EDC" w:rsidRDefault="00D539D1">
      <w:pPr>
        <w:spacing w:after="120"/>
      </w:pPr>
      <w:r>
        <w:t>Wird dem Einspruch ganz oder teilweise stattgegeben, korrigiert der CADIS</w:t>
      </w:r>
      <w:r>
        <w:rPr>
          <w:vertAlign w:val="superscript"/>
        </w:rPr>
        <w:t>®</w:t>
      </w:r>
      <w:r>
        <w:t>-Fachbereich die Bewertung, stellt einen berichtigten Prüfbericht als neue Berichtsversion aus und aktualisiert den Eintrag und den Freigabestatus in der CADIS</w:t>
      </w:r>
      <w:r>
        <w:rPr>
          <w:vertAlign w:val="superscript"/>
        </w:rPr>
        <w:t>®</w:t>
      </w:r>
      <w:r>
        <w:t>-Datenbank. Die ursprüngliche Berichtsversion wird als ersetzt gekennzeichnet und in der Prüfdokumentation aufbewahrt.</w:t>
      </w:r>
    </w:p>
    <w:p w14:paraId="427A9696" w14:textId="38428F00" w:rsidR="00C71491" w:rsidRDefault="00D539D1" w:rsidP="00892327">
      <w:pPr>
        <w:spacing w:after="120"/>
      </w:pPr>
      <w:r>
        <w:t>Wird der Einspruch zurückgewiesen, erhält das geprüfte Unternehmen eine schriftliche Begründung. Die Entscheidung des CADIS</w:t>
      </w:r>
      <w:r>
        <w:rPr>
          <w:vertAlign w:val="superscript"/>
        </w:rPr>
        <w:t>®</w:t>
      </w:r>
      <w:r>
        <w:t>-Fachbereichs ist innerhalb des CADIS</w:t>
      </w:r>
      <w:r>
        <w:rPr>
          <w:vertAlign w:val="superscript"/>
        </w:rPr>
        <w:t>®</w:t>
      </w:r>
      <w:r>
        <w:t>-Verfahrens abschließend.</w:t>
      </w:r>
    </w:p>
    <w:p w14:paraId="29147EC0" w14:textId="4601BE14" w:rsidR="000D1447" w:rsidRDefault="00347E21" w:rsidP="000D1447">
      <w:pPr>
        <w:pStyle w:val="berschrift2"/>
      </w:pPr>
      <w:bookmarkStart w:id="14" w:name="_Toc241501453"/>
      <w:r>
        <w:lastRenderedPageBreak/>
        <w:t>3.2 Beschwerde gegen das Verfahren oder den Auditor</w:t>
      </w:r>
      <w:bookmarkEnd w:id="14"/>
    </w:p>
    <w:p w14:paraId="33635D4F" w14:textId="77777777" w:rsidR="00593BFB" w:rsidRPr="00593BFB" w:rsidRDefault="00593BFB" w:rsidP="00593BFB"/>
    <w:p w14:paraId="124F53E9" w14:textId="0A5E91AF" w:rsidR="000D1447" w:rsidRDefault="00D10A34" w:rsidP="000D1447">
      <w:pPr>
        <w:spacing w:before="80" w:after="80"/>
      </w:pPr>
      <w:r>
        <w:t>Beschwerden, die sich auf das Verhalten des Auditors, die Einhaltung des Verfahrens oder die Wahrung der Unparteilichkeit beziehen, sind ebenfalls schriftlich an den CADIS</w:t>
      </w:r>
      <w:r>
        <w:rPr>
          <w:vertAlign w:val="superscript"/>
        </w:rPr>
        <w:t>®</w:t>
      </w:r>
      <w:r>
        <w:t>-Fachbereich zu richten. Sie werden durch eine vom Audit unabhängige Stelle bearbeitet.</w:t>
      </w:r>
    </w:p>
    <w:p w14:paraId="0852C20D" w14:textId="084349C3" w:rsidR="000D1447" w:rsidRDefault="00D10A34" w:rsidP="000D1447">
      <w:pPr>
        <w:spacing w:before="80" w:after="80"/>
      </w:pPr>
      <w:r>
        <w:t>Der CADIS</w:t>
      </w:r>
      <w:r>
        <w:rPr>
          <w:vertAlign w:val="superscript"/>
        </w:rPr>
        <w:t>®</w:t>
      </w:r>
      <w:r>
        <w:t>-Fachbereich bestätigt den Eingang der Beschwerde innerhalb von 5 Werktagen und teilt das Ergebnis der Prüfung innerhalb von 45 Kalendertagen mit. Alle Beschwerden und deren Bearbeitung werden anonymisiert dokumentiert und fließen in die Qualitätssicherung des CADIS</w:t>
      </w:r>
      <w:r>
        <w:rPr>
          <w:vertAlign w:val="superscript"/>
        </w:rPr>
        <w:t>®</w:t>
      </w:r>
      <w:r>
        <w:t>-Programms ein.</w:t>
      </w:r>
    </w:p>
    <w:p w14:paraId="55028616" w14:textId="11559756" w:rsidR="00793731" w:rsidRDefault="00A15DA1">
      <w:r>
        <w:br w:type="page"/>
      </w:r>
    </w:p>
    <w:p w14:paraId="5CDEDE18" w14:textId="4E6B6DB9" w:rsidR="00793731" w:rsidRDefault="00347E21">
      <w:pPr>
        <w:pStyle w:val="berschrift1"/>
      </w:pPr>
      <w:bookmarkStart w:id="15" w:name="_Toc241501454"/>
      <w:r>
        <w:rPr>
          <w:color w:val="017D40"/>
          <w:sz w:val="60"/>
        </w:rPr>
        <w:lastRenderedPageBreak/>
        <w:t xml:space="preserve">4 </w:t>
      </w:r>
      <w:r>
        <w:t>Begriffserklärung und Bewertungssystematik</w:t>
      </w:r>
      <w:bookmarkEnd w:id="15"/>
    </w:p>
    <w:p w14:paraId="50624FB3" w14:textId="77777777" w:rsidR="00C71491" w:rsidRDefault="00C71491">
      <w:pPr>
        <w:pStyle w:val="berschrift2"/>
      </w:pPr>
    </w:p>
    <w:p w14:paraId="6CFB3255" w14:textId="4963ACE5" w:rsidR="00793731" w:rsidRDefault="00347E21">
      <w:pPr>
        <w:pStyle w:val="berschrift2"/>
      </w:pPr>
      <w:bookmarkStart w:id="16" w:name="_Toc241501455"/>
      <w:r>
        <w:t>4.1 Reifegrad</w:t>
      </w:r>
      <w:bookmarkEnd w:id="16"/>
    </w:p>
    <w:p w14:paraId="31266000" w14:textId="77777777" w:rsidR="00593BFB" w:rsidRPr="00593BFB" w:rsidRDefault="00593BFB" w:rsidP="00593BFB"/>
    <w:p w14:paraId="7ECD7FF1" w14:textId="52F283A6" w:rsidR="0062137D" w:rsidRDefault="00D10A34">
      <w:pPr>
        <w:spacing w:after="120"/>
      </w:pPr>
      <w:r>
        <w:t>Der Reifegrad beschreibt den Umsetzungsstand einzelner Prüfpunkte auf Basis der zugrunde liegenden Anforderungen. In CADIS</w:t>
      </w:r>
      <w:r>
        <w:rPr>
          <w:vertAlign w:val="superscript"/>
        </w:rPr>
        <w:t>®</w:t>
      </w:r>
      <w:r>
        <w:t xml:space="preserve"> werden Reifegrade auf einer Skala von 0 bis 3 vergeben. </w:t>
      </w:r>
    </w:p>
    <w:p w14:paraId="4CEF6358" w14:textId="77777777" w:rsidR="0062137D" w:rsidRDefault="0062137D">
      <w:pPr>
        <w:spacing w:after="120"/>
      </w:pPr>
      <w:r>
        <w:t>Der Auditor bewertet die Reifegrade auf Basis nachvollziehbarer Evidenzen und unter Berücksichtigung des Angemessenheitsgrundsatzes, der die spezifischen Merkmale der auditierten Organisation – insbesondere deren Größe, Branche und Risikoprofil – einschließt.</w:t>
      </w:r>
    </w:p>
    <w:p w14:paraId="7BC6CB21" w14:textId="2CB23D88" w:rsidR="00793731" w:rsidRDefault="00A15DA1">
      <w:pPr>
        <w:spacing w:after="120"/>
      </w:pPr>
      <w:r>
        <w:t>Jeder Reifegrad ordnet einem Prüfpunkt einen klar definierten Entwicklungs- bzw. Umsetzungszustand zu und ermöglicht eine strukturierte, reproduzierbare und objektive Bewertung.</w:t>
      </w:r>
    </w:p>
    <w:p w14:paraId="146BB2B1" w14:textId="77777777" w:rsidR="00793731" w:rsidRDefault="00793731">
      <w:pPr>
        <w:spacing w:after="60"/>
      </w:pPr>
    </w:p>
    <w:tbl>
      <w:tblPr>
        <w:tblStyle w:val="Tabellenraster"/>
        <w:tblW w:w="9360" w:type="dxa"/>
        <w:tblLook w:val="04A0" w:firstRow="1" w:lastRow="0" w:firstColumn="1" w:lastColumn="0" w:noHBand="0" w:noVBand="1"/>
      </w:tblPr>
      <w:tblGrid>
        <w:gridCol w:w="2000"/>
        <w:gridCol w:w="7360"/>
      </w:tblGrid>
      <w:tr w:rsidR="00C71491" w:rsidRPr="00187D50" w14:paraId="251847D6" w14:textId="77777777" w:rsidTr="00DC7041">
        <w:tc>
          <w:tcPr>
            <w:tcW w:w="2000" w:type="dxa"/>
            <w:shd w:val="clear" w:color="063D2C" w:fill="063D2C"/>
          </w:tcPr>
          <w:p w14:paraId="02B2F3F7" w14:textId="77777777" w:rsidR="00793731" w:rsidRPr="00187D50" w:rsidRDefault="00A15DA1">
            <w:pPr>
              <w:rPr>
                <w:rFonts w:ascii="Noto Sans Black" w:hAnsi="Noto Sans Black" w:cs="Noto Sans Black"/>
                <w:b/>
                <w:color w:val="FFFFFF"/>
                <w:sz w:val="20"/>
              </w:rPr>
            </w:pPr>
            <w:r>
              <w:rPr>
                <w:rFonts w:ascii="Noto Sans Black" w:hAnsi="Noto Sans Black" w:cs="Noto Sans Black"/>
                <w:b/>
                <w:bCs/>
                <w:color w:val="FFFFFF"/>
                <w:sz w:val="20"/>
                <w:szCs w:val="20"/>
              </w:rPr>
              <w:t>Reifegrad</w:t>
            </w:r>
          </w:p>
        </w:tc>
        <w:tc>
          <w:tcPr>
            <w:tcW w:w="7360" w:type="dxa"/>
            <w:shd w:val="clear" w:color="063D2C" w:fill="063D2C"/>
          </w:tcPr>
          <w:p w14:paraId="2645FF08" w14:textId="77777777" w:rsidR="00793731" w:rsidRPr="00187D50" w:rsidRDefault="00A15DA1">
            <w:pPr>
              <w:rPr>
                <w:rFonts w:ascii="Noto Sans Black" w:hAnsi="Noto Sans Black" w:cs="Noto Sans Black"/>
                <w:b/>
                <w:color w:val="FFFFFF"/>
                <w:sz w:val="20"/>
              </w:rPr>
            </w:pPr>
            <w:r>
              <w:rPr>
                <w:rFonts w:ascii="Noto Sans Black" w:hAnsi="Noto Sans Black" w:cs="Noto Sans Black"/>
                <w:b/>
                <w:bCs/>
                <w:color w:val="FFFFFF"/>
                <w:sz w:val="20"/>
                <w:szCs w:val="20"/>
              </w:rPr>
              <w:t>Beschreibung</w:t>
            </w:r>
          </w:p>
        </w:tc>
      </w:tr>
      <w:tr w:rsidR="00D25CBB" w:rsidRPr="00187D50" w14:paraId="26817577" w14:textId="77777777" w:rsidTr="00DC7041">
        <w:tc>
          <w:tcPr>
            <w:tcW w:w="2000" w:type="dxa"/>
            <w:shd w:val="clear" w:color="FFFFFF" w:fill="FFFFFF"/>
          </w:tcPr>
          <w:p w14:paraId="7F07E949" w14:textId="25B5AAC5" w:rsidR="00D25CBB" w:rsidRPr="00187D50" w:rsidRDefault="00D25CBB" w:rsidP="00D25CBB">
            <w:pPr>
              <w:rPr>
                <w:rFonts w:ascii="Noto Sans" w:hAnsi="Noto Sans" w:cs="Noto Sans"/>
                <w:color w:val="000000"/>
                <w:sz w:val="20"/>
              </w:rPr>
            </w:pPr>
            <w:r>
              <w:rPr>
                <w:rFonts w:ascii="Noto Sans" w:hAnsi="Noto Sans" w:cs="Noto Sans"/>
                <w:color w:val="000000"/>
                <w:sz w:val="20"/>
                <w:szCs w:val="20"/>
              </w:rPr>
              <w:t>0 – Nicht erfüllt</w:t>
            </w:r>
          </w:p>
        </w:tc>
        <w:tc>
          <w:tcPr>
            <w:tcW w:w="7360" w:type="dxa"/>
            <w:shd w:val="clear" w:color="FFFFFF" w:fill="FFFFFF"/>
          </w:tcPr>
          <w:p w14:paraId="6D8D8529" w14:textId="4E2504FC" w:rsidR="00D25CBB" w:rsidRPr="00187D50" w:rsidRDefault="00D25CBB" w:rsidP="00D25CBB">
            <w:pPr>
              <w:rPr>
                <w:rFonts w:ascii="Noto Sans" w:hAnsi="Noto Sans" w:cs="Noto Sans"/>
                <w:color w:val="000000"/>
                <w:sz w:val="20"/>
              </w:rPr>
            </w:pPr>
            <w:r>
              <w:rPr>
                <w:rFonts w:ascii="Noto Sans" w:hAnsi="Noto Sans" w:cs="Noto Sans"/>
                <w:color w:val="000000"/>
                <w:sz w:val="20"/>
                <w:szCs w:val="20"/>
              </w:rPr>
              <w:t>Keine der Anforderungen wird erfüllt. Ein erkennbarer Ansatz fehlt vollständig.</w:t>
            </w:r>
          </w:p>
        </w:tc>
      </w:tr>
      <w:tr w:rsidR="00D25CBB" w:rsidRPr="00187D50" w14:paraId="18D3E6A7" w14:textId="77777777" w:rsidTr="00DC7041">
        <w:tc>
          <w:tcPr>
            <w:tcW w:w="2000" w:type="dxa"/>
            <w:shd w:val="clear" w:color="F4F8F5" w:fill="F4F8F5"/>
          </w:tcPr>
          <w:p w14:paraId="00CC061D" w14:textId="2E37CD74" w:rsidR="00D25CBB" w:rsidRPr="00187D50" w:rsidRDefault="00D25CBB" w:rsidP="00D25CBB">
            <w:pPr>
              <w:rPr>
                <w:rFonts w:ascii="Noto Sans" w:hAnsi="Noto Sans" w:cs="Noto Sans"/>
                <w:color w:val="000000"/>
                <w:sz w:val="20"/>
              </w:rPr>
            </w:pPr>
            <w:r>
              <w:rPr>
                <w:rFonts w:ascii="Noto Sans" w:hAnsi="Noto Sans" w:cs="Noto Sans"/>
                <w:color w:val="000000"/>
                <w:sz w:val="20"/>
                <w:szCs w:val="20"/>
              </w:rPr>
              <w:t xml:space="preserve">1 – Teilweise erfüllt</w:t>
            </w:r>
          </w:p>
        </w:tc>
        <w:tc>
          <w:tcPr>
            <w:tcW w:w="7360" w:type="dxa"/>
            <w:shd w:val="clear" w:color="F4F8F5" w:fill="F4F8F5"/>
          </w:tcPr>
          <w:p w14:paraId="2E13270E" w14:textId="5DE2B7D7" w:rsidR="00D25CBB" w:rsidRPr="00187D50" w:rsidRDefault="00D25CBB" w:rsidP="00D25CBB">
            <w:pPr>
              <w:rPr>
                <w:rFonts w:ascii="Noto Sans" w:hAnsi="Noto Sans" w:cs="Noto Sans"/>
                <w:color w:val="000000"/>
                <w:sz w:val="20"/>
              </w:rPr>
            </w:pPr>
            <w:r>
              <w:rPr>
                <w:rFonts w:ascii="Noto Sans" w:hAnsi="Noto Sans" w:cs="Noto Sans"/>
                <w:color w:val="000000"/>
                <w:sz w:val="20"/>
                <w:szCs w:val="20"/>
              </w:rPr>
              <w:t>Einzelne Anforderungen sind ansatzweise adressiert, weisen jedoch erhebliche Schwächen in Umsetzung, Dokumentation oder Wirksamkeit auf. Ein wesentlicher Teil der Anforderungen bleibt unerfüllt.</w:t>
            </w:r>
          </w:p>
        </w:tc>
      </w:tr>
      <w:tr w:rsidR="00D25CBB" w:rsidRPr="00187D50" w14:paraId="19E40CE0" w14:textId="77777777" w:rsidTr="00DC7041">
        <w:tc>
          <w:tcPr>
            <w:tcW w:w="2000" w:type="dxa"/>
            <w:shd w:val="clear" w:color="FFFFFF" w:fill="FFFFFF"/>
          </w:tcPr>
          <w:p w14:paraId="1067B565" w14:textId="50494283" w:rsidR="00D25CBB" w:rsidRPr="00187D50" w:rsidRDefault="00D25CBB" w:rsidP="00D25CBB">
            <w:pPr>
              <w:rPr>
                <w:rFonts w:ascii="Noto Sans" w:hAnsi="Noto Sans" w:cs="Noto Sans"/>
                <w:color w:val="000000"/>
                <w:sz w:val="20"/>
              </w:rPr>
            </w:pPr>
            <w:r>
              <w:rPr>
                <w:rFonts w:ascii="Noto Sans" w:hAnsi="Noto Sans" w:cs="Noto Sans"/>
                <w:color w:val="000000"/>
                <w:sz w:val="20"/>
                <w:szCs w:val="20"/>
              </w:rPr>
              <w:t>2 – Überwiegend erfüllt</w:t>
            </w:r>
          </w:p>
        </w:tc>
        <w:tc>
          <w:tcPr>
            <w:tcW w:w="7360" w:type="dxa"/>
            <w:shd w:val="clear" w:color="FFFFFF" w:fill="FFFFFF"/>
          </w:tcPr>
          <w:p w14:paraId="75A6AE81" w14:textId="24C41623" w:rsidR="00D25CBB" w:rsidRPr="00187D50" w:rsidRDefault="00D25CBB" w:rsidP="00D25CBB">
            <w:pPr>
              <w:rPr>
                <w:rFonts w:ascii="Noto Sans" w:hAnsi="Noto Sans" w:cs="Noto Sans"/>
                <w:color w:val="000000"/>
                <w:sz w:val="20"/>
              </w:rPr>
            </w:pPr>
            <w:r>
              <w:rPr>
                <w:rFonts w:ascii="Noto Sans" w:hAnsi="Noto Sans" w:cs="Noto Sans"/>
                <w:color w:val="000000"/>
                <w:sz w:val="20"/>
                <w:szCs w:val="20"/>
              </w:rPr>
              <w:t>Die überwiegende Anzahl der Anforderungen ist dokumentiert und wird konsistent angewendet. Die Wirksamkeit ist überwiegend gegeben; geringfügige Lücken oder Schwächen bestehen.</w:t>
            </w:r>
          </w:p>
        </w:tc>
      </w:tr>
      <w:tr w:rsidR="00D25CBB" w:rsidRPr="00187D50" w14:paraId="007BC029" w14:textId="77777777" w:rsidTr="00DC7041">
        <w:tc>
          <w:tcPr>
            <w:tcW w:w="2000" w:type="dxa"/>
            <w:shd w:val="clear" w:color="F4F8F5" w:fill="F4F8F5"/>
          </w:tcPr>
          <w:p w14:paraId="01FED59E" w14:textId="27FA4AFD" w:rsidR="00D25CBB" w:rsidRPr="00187D50" w:rsidRDefault="00D25CBB" w:rsidP="00D25CBB">
            <w:pPr>
              <w:rPr>
                <w:rFonts w:ascii="Noto Sans" w:hAnsi="Noto Sans" w:cs="Noto Sans"/>
                <w:color w:val="000000"/>
                <w:sz w:val="20"/>
              </w:rPr>
            </w:pPr>
            <w:r>
              <w:rPr>
                <w:rFonts w:ascii="Noto Sans" w:hAnsi="Noto Sans" w:cs="Noto Sans"/>
                <w:color w:val="000000"/>
                <w:sz w:val="20"/>
                <w:szCs w:val="20"/>
              </w:rPr>
              <w:t>3 – Vollständig erfüllt</w:t>
            </w:r>
          </w:p>
        </w:tc>
        <w:tc>
          <w:tcPr>
            <w:tcW w:w="7360" w:type="dxa"/>
            <w:shd w:val="clear" w:color="F4F8F5" w:fill="F4F8F5"/>
          </w:tcPr>
          <w:p w14:paraId="2855CE8A" w14:textId="67734B44" w:rsidR="00D25CBB" w:rsidRPr="00187D50" w:rsidRDefault="00D25CBB" w:rsidP="00D25CBB">
            <w:pPr>
              <w:rPr>
                <w:rFonts w:ascii="Noto Sans" w:hAnsi="Noto Sans" w:cs="Noto Sans"/>
                <w:color w:val="000000"/>
                <w:sz w:val="20"/>
              </w:rPr>
            </w:pPr>
            <w:r>
              <w:rPr>
                <w:rFonts w:ascii="Noto Sans" w:hAnsi="Noto Sans" w:cs="Noto Sans"/>
                <w:color w:val="000000"/>
                <w:sz w:val="20"/>
                <w:szCs w:val="20"/>
              </w:rPr>
              <w:t>Alle Anforderungen werden vollständig und nachweislich wirksam erfüllt. Der Ansatz wird regelmäßig überprüft und bei Bedarf verbessert.</w:t>
            </w:r>
          </w:p>
        </w:tc>
      </w:tr>
    </w:tbl>
    <w:p w14:paraId="6AAE9A66" w14:textId="77777777" w:rsidR="0062137D" w:rsidRDefault="0062137D">
      <w:pPr>
        <w:pStyle w:val="berschrift2"/>
      </w:pPr>
    </w:p>
    <w:p w14:paraId="7FE48AD5" w14:textId="77777777" w:rsidR="00C71491" w:rsidRDefault="00C71491" w:rsidP="00C71491"/>
    <w:p w14:paraId="3F69A1B9" w14:textId="77777777" w:rsidR="00C71491" w:rsidRDefault="00C71491" w:rsidP="00C71491"/>
    <w:p w14:paraId="329C02D3" w14:textId="77777777" w:rsidR="00C71491" w:rsidRDefault="00C71491" w:rsidP="00C71491"/>
    <w:p w14:paraId="675BB733" w14:textId="77777777" w:rsidR="00C71491" w:rsidRDefault="00C71491" w:rsidP="00C71491"/>
    <w:p w14:paraId="1431E7F1" w14:textId="77777777" w:rsidR="00C71491" w:rsidRDefault="00C71491" w:rsidP="00C71491"/>
    <w:p w14:paraId="639B3CB2" w14:textId="77777777" w:rsidR="00C71491" w:rsidRDefault="00C71491" w:rsidP="00C71491"/>
    <w:p w14:paraId="5915F8B8" w14:textId="77777777" w:rsidR="00C71491" w:rsidRDefault="00C71491" w:rsidP="00C71491"/>
    <w:p w14:paraId="4A7D98E7" w14:textId="77777777" w:rsidR="00C71491" w:rsidRDefault="00C71491" w:rsidP="00C71491"/>
    <w:p w14:paraId="3AF01CEA" w14:textId="77777777" w:rsidR="00C71491" w:rsidRPr="00C71491" w:rsidRDefault="00C71491" w:rsidP="00C71491"/>
    <w:p w14:paraId="59FAC03C" w14:textId="4490013A" w:rsidR="00793731" w:rsidRDefault="00347E21">
      <w:pPr>
        <w:pStyle w:val="berschrift2"/>
      </w:pPr>
      <w:bookmarkStart w:id="17" w:name="_Toc241501456"/>
      <w:r>
        <w:lastRenderedPageBreak/>
        <w:t>4.2 Security Score</w:t>
      </w:r>
      <w:bookmarkEnd w:id="17"/>
    </w:p>
    <w:p w14:paraId="41CF3923" w14:textId="77777777" w:rsidR="00C71491" w:rsidRDefault="00C71491">
      <w:pPr>
        <w:spacing w:after="120"/>
      </w:pPr>
    </w:p>
    <w:p w14:paraId="03ADB4B6" w14:textId="264CF8C9" w:rsidR="00793731" w:rsidRDefault="00A15DA1">
      <w:pPr>
        <w:spacing w:after="120"/>
      </w:pPr>
      <w:r>
        <w:t>Der Security Score stellt das quantitative Gesamtergebnis einer durchgeführten Prüfung dar. Er ist der gewichtete Mittelwert der Reifegrade aller bewerteten Prüfpunkte gemäß der Gewichtung im CADIS</w:t>
      </w:r>
      <w:r>
        <w:rPr>
          <w:vertAlign w:val="superscript"/>
        </w:rPr>
        <w:t>®</w:t>
      </w:r>
      <w:r>
        <w:t>-Prüfkatalog und spiegelt das Gesamtsicherheitsniveau der geprüften Organisation wider. Der Score wird in einem Wertebereich von 0,00 bis 3,00 ausgewiesen und auf zwei Nachkommastellen kaufmännisch gerundet.</w:t>
      </w:r>
    </w:p>
    <w:p w14:paraId="39FA67B5" w14:textId="17568AD1" w:rsidR="00793731" w:rsidRDefault="001F5C93">
      <w:pPr>
        <w:spacing w:after="60"/>
      </w:pPr>
      <w:r>
        <w:t>Die Tabelle zeigt die Score-Bänder. Das Prüfergebnis ergibt sich aus dem Security Score und den Feststellungen gemäß Kapitel 7.1.</w:t>
      </w:r>
    </w:p>
    <w:tbl>
      <w:tblPr>
        <w:tblStyle w:val="Tabellenraster"/>
        <w:tblW w:w="9360" w:type="dxa"/>
        <w:tblLook w:val="04A0" w:firstRow="1" w:lastRow="0" w:firstColumn="1" w:lastColumn="0" w:noHBand="0" w:noVBand="1"/>
      </w:tblPr>
      <w:tblGrid>
        <w:gridCol w:w="2200"/>
        <w:gridCol w:w="2500"/>
        <w:gridCol w:w="4660"/>
      </w:tblGrid>
      <w:tr w:rsidR="00C71491" w:rsidRPr="00187D50" w14:paraId="3BBC3CE0" w14:textId="77777777" w:rsidTr="00DC7041">
        <w:tc>
          <w:tcPr>
            <w:tcW w:w="2200" w:type="dxa"/>
            <w:shd w:val="clear" w:color="063D2C" w:fill="063D2C"/>
          </w:tcPr>
          <w:p w14:paraId="5669706E" w14:textId="77777777" w:rsidR="00793731" w:rsidRPr="00187D50" w:rsidRDefault="00A15DA1">
            <w:pPr>
              <w:rPr>
                <w:rFonts w:ascii="Noto Sans Black" w:hAnsi="Noto Sans Black" w:cs="Noto Sans Black"/>
                <w:b/>
                <w:color w:val="FFFFFF"/>
                <w:sz w:val="20"/>
              </w:rPr>
            </w:pPr>
            <w:r>
              <w:rPr>
                <w:rFonts w:ascii="Noto Sans Black" w:hAnsi="Noto Sans Black" w:cs="Noto Sans Black"/>
                <w:b/>
                <w:bCs/>
                <w:color w:val="FFFFFF"/>
                <w:sz w:val="20"/>
                <w:szCs w:val="20"/>
              </w:rPr>
              <w:t>Wertebereich</w:t>
            </w:r>
          </w:p>
        </w:tc>
        <w:tc>
          <w:tcPr>
            <w:tcW w:w="2500" w:type="dxa"/>
            <w:shd w:val="clear" w:color="063D2C" w:fill="063D2C"/>
          </w:tcPr>
          <w:p w14:paraId="260B1876" w14:textId="33D3F99B" w:rsidR="00793731" w:rsidRPr="00187D50" w:rsidRDefault="00A15DA1">
            <w:pPr>
              <w:rPr>
                <w:rFonts w:ascii="Noto Sans Black" w:hAnsi="Noto Sans Black" w:cs="Noto Sans Black"/>
                <w:b/>
                <w:color w:val="FFFFFF"/>
                <w:sz w:val="20"/>
              </w:rPr>
            </w:pPr>
            <w:r>
              <w:rPr>
                <w:rFonts w:ascii="Noto Sans Black" w:hAnsi="Noto Sans Black" w:cs="Noto Sans Black"/>
                <w:b/>
                <w:bCs/>
                <w:color w:val="FFFFFF"/>
                <w:sz w:val="20"/>
                <w:szCs w:val="20"/>
              </w:rPr>
              <w:t>Score-Band</w:t>
            </w:r>
          </w:p>
        </w:tc>
        <w:tc>
          <w:tcPr>
            <w:tcW w:w="4660" w:type="dxa"/>
            <w:shd w:val="clear" w:color="063D2C" w:fill="063D2C"/>
          </w:tcPr>
          <w:p w14:paraId="12B61AF2" w14:textId="77777777" w:rsidR="00793731" w:rsidRPr="00187D50" w:rsidRDefault="00A15DA1">
            <w:pPr>
              <w:rPr>
                <w:rFonts w:ascii="Noto Sans Black" w:hAnsi="Noto Sans Black" w:cs="Noto Sans Black"/>
                <w:b/>
                <w:color w:val="FFFFFF"/>
                <w:sz w:val="20"/>
              </w:rPr>
            </w:pPr>
            <w:r>
              <w:rPr>
                <w:rFonts w:ascii="Noto Sans Black" w:hAnsi="Noto Sans Black" w:cs="Noto Sans Black"/>
                <w:b/>
                <w:bCs/>
                <w:color w:val="FFFFFF"/>
                <w:sz w:val="20"/>
                <w:szCs w:val="20"/>
              </w:rPr>
              <w:t>Beschreibung</w:t>
            </w:r>
          </w:p>
        </w:tc>
      </w:tr>
      <w:tr w:rsidR="00C71491" w:rsidRPr="00187D50" w14:paraId="7F5A383D" w14:textId="77777777" w:rsidTr="00DC7041">
        <w:tc>
          <w:tcPr>
            <w:tcW w:w="2200" w:type="dxa"/>
            <w:shd w:val="clear" w:color="FFFFFF" w:fill="FFFFFF"/>
          </w:tcPr>
          <w:p w14:paraId="4A1D8318" w14:textId="77777777" w:rsidR="00793731" w:rsidRPr="00187D50" w:rsidRDefault="00A15DA1">
            <w:pPr>
              <w:rPr>
                <w:rFonts w:ascii="Noto Sans" w:hAnsi="Noto Sans" w:cs="Noto Sans"/>
                <w:color w:val="000000"/>
                <w:sz w:val="20"/>
              </w:rPr>
            </w:pPr>
            <w:r>
              <w:rPr>
                <w:rFonts w:ascii="Noto Sans" w:hAnsi="Noto Sans" w:cs="Noto Sans"/>
                <w:color w:val="000000"/>
                <w:sz w:val="20"/>
                <w:szCs w:val="20"/>
              </w:rPr>
              <w:t>0,00 – 1,00</w:t>
            </w:r>
          </w:p>
        </w:tc>
        <w:tc>
          <w:tcPr>
            <w:tcW w:w="2500" w:type="dxa"/>
            <w:shd w:val="clear" w:color="FFFFFF" w:fill="FFFFFF"/>
          </w:tcPr>
          <w:p w14:paraId="693B0104" w14:textId="77777777" w:rsidR="00793731" w:rsidRPr="00187D50" w:rsidRDefault="00A15DA1">
            <w:pPr>
              <w:rPr>
                <w:rFonts w:ascii="Noto Sans" w:hAnsi="Noto Sans" w:cs="Noto Sans"/>
                <w:color w:val="000000"/>
                <w:sz w:val="20"/>
              </w:rPr>
            </w:pPr>
            <w:r>
              <w:rPr>
                <w:rFonts w:ascii="Noto Sans" w:hAnsi="Noto Sans" w:cs="Noto Sans"/>
                <w:b/>
                <w:bCs/>
                <w:color w:val="000000"/>
                <w:sz w:val="20"/>
                <w:szCs w:val="20"/>
              </w:rPr>
              <w:t>Kritisch abweichend</w:t>
            </w:r>
          </w:p>
        </w:tc>
        <w:tc>
          <w:tcPr>
            <w:tcW w:w="4660" w:type="dxa"/>
            <w:shd w:val="clear" w:color="FFFFFF" w:fill="FFFFFF"/>
          </w:tcPr>
          <w:p w14:paraId="17A2D35E" w14:textId="77777777" w:rsidR="00793731" w:rsidRPr="00187D50" w:rsidRDefault="00A15DA1">
            <w:pPr>
              <w:rPr>
                <w:rFonts w:ascii="Noto Sans" w:hAnsi="Noto Sans" w:cs="Noto Sans"/>
                <w:color w:val="000000"/>
                <w:sz w:val="20"/>
              </w:rPr>
            </w:pPr>
            <w:r>
              <w:rPr>
                <w:rFonts w:ascii="Noto Sans" w:hAnsi="Noto Sans" w:cs="Noto Sans"/>
                <w:color w:val="000000"/>
                <w:sz w:val="20"/>
                <w:szCs w:val="20"/>
              </w:rPr>
              <w:t>Wesentliche Anforderungen sind nicht oder nur unzureichend umgesetzt. Sicherheitsreife ist nicht gewährleistet.</w:t>
            </w:r>
          </w:p>
        </w:tc>
      </w:tr>
      <w:tr w:rsidR="00C71491" w:rsidRPr="00187D50" w14:paraId="1A83E65D" w14:textId="77777777" w:rsidTr="00DC7041">
        <w:tc>
          <w:tcPr>
            <w:tcW w:w="2200" w:type="dxa"/>
            <w:shd w:val="clear" w:color="F4F8F5" w:fill="F4F8F5"/>
          </w:tcPr>
          <w:p w14:paraId="20AD6C48" w14:textId="77777777" w:rsidR="00793731" w:rsidRPr="00187D50" w:rsidRDefault="00A15DA1">
            <w:pPr>
              <w:rPr>
                <w:rFonts w:ascii="Noto Sans" w:hAnsi="Noto Sans" w:cs="Noto Sans"/>
                <w:color w:val="000000"/>
                <w:sz w:val="20"/>
              </w:rPr>
            </w:pPr>
            <w:r>
              <w:rPr>
                <w:rFonts w:ascii="Noto Sans" w:hAnsi="Noto Sans" w:cs="Noto Sans"/>
                <w:color w:val="000000"/>
                <w:sz w:val="20"/>
                <w:szCs w:val="20"/>
              </w:rPr>
              <w:t>1,01 – 2,74</w:t>
            </w:r>
          </w:p>
        </w:tc>
        <w:tc>
          <w:tcPr>
            <w:tcW w:w="2500" w:type="dxa"/>
            <w:shd w:val="clear" w:color="F4F8F5" w:fill="F4F8F5"/>
          </w:tcPr>
          <w:p w14:paraId="381FBD61" w14:textId="77777777" w:rsidR="00793731" w:rsidRPr="00187D50" w:rsidRDefault="00A15DA1">
            <w:pPr>
              <w:rPr>
                <w:rFonts w:ascii="Noto Sans" w:hAnsi="Noto Sans" w:cs="Noto Sans"/>
                <w:color w:val="000000"/>
                <w:sz w:val="20"/>
              </w:rPr>
            </w:pPr>
            <w:r>
              <w:rPr>
                <w:rFonts w:ascii="Noto Sans" w:hAnsi="Noto Sans" w:cs="Noto Sans"/>
                <w:b/>
                <w:bCs/>
                <w:color w:val="000000"/>
                <w:sz w:val="20"/>
                <w:szCs w:val="20"/>
              </w:rPr>
              <w:t>Nicht kritisch abweichend</w:t>
            </w:r>
          </w:p>
        </w:tc>
        <w:tc>
          <w:tcPr>
            <w:tcW w:w="4660" w:type="dxa"/>
            <w:shd w:val="clear" w:color="F4F8F5" w:fill="F4F8F5"/>
          </w:tcPr>
          <w:p w14:paraId="34B1070F" w14:textId="77777777" w:rsidR="00793731" w:rsidRPr="00187D50" w:rsidRDefault="00A15DA1">
            <w:pPr>
              <w:rPr>
                <w:rFonts w:ascii="Noto Sans" w:hAnsi="Noto Sans" w:cs="Noto Sans"/>
                <w:color w:val="000000"/>
                <w:sz w:val="20"/>
              </w:rPr>
            </w:pPr>
            <w:r>
              <w:rPr>
                <w:rFonts w:ascii="Noto Sans" w:hAnsi="Noto Sans" w:cs="Noto Sans"/>
                <w:color w:val="000000"/>
                <w:sz w:val="20"/>
                <w:szCs w:val="20"/>
              </w:rPr>
              <w:t>Grundlegende Anforderungen sind teilweise umgesetzt. Verbesserungen sind erforderlich.</w:t>
            </w:r>
          </w:p>
        </w:tc>
      </w:tr>
      <w:tr w:rsidR="00C71491" w:rsidRPr="00187D50" w14:paraId="38E59460" w14:textId="77777777" w:rsidTr="00DC7041">
        <w:tc>
          <w:tcPr>
            <w:tcW w:w="2200" w:type="dxa"/>
            <w:shd w:val="clear" w:color="FFFFFF" w:fill="FFFFFF"/>
          </w:tcPr>
          <w:p w14:paraId="754015E6" w14:textId="77777777" w:rsidR="00793731" w:rsidRPr="00187D50" w:rsidRDefault="00A15DA1">
            <w:pPr>
              <w:rPr>
                <w:rFonts w:ascii="Noto Sans" w:hAnsi="Noto Sans" w:cs="Noto Sans"/>
                <w:color w:val="000000"/>
                <w:sz w:val="20"/>
              </w:rPr>
            </w:pPr>
            <w:r>
              <w:rPr>
                <w:rFonts w:ascii="Noto Sans" w:hAnsi="Noto Sans" w:cs="Noto Sans"/>
                <w:color w:val="000000"/>
                <w:sz w:val="20"/>
                <w:szCs w:val="20"/>
              </w:rPr>
              <w:t>2,75 – 3,00</w:t>
            </w:r>
          </w:p>
        </w:tc>
        <w:tc>
          <w:tcPr>
            <w:tcW w:w="2500" w:type="dxa"/>
            <w:shd w:val="clear" w:color="FFFFFF" w:fill="FFFFFF"/>
          </w:tcPr>
          <w:p w14:paraId="36951A68" w14:textId="77777777" w:rsidR="00793731" w:rsidRPr="00187D50" w:rsidRDefault="00A15DA1">
            <w:pPr>
              <w:rPr>
                <w:rFonts w:ascii="Noto Sans" w:hAnsi="Noto Sans" w:cs="Noto Sans"/>
                <w:color w:val="000000"/>
                <w:sz w:val="20"/>
              </w:rPr>
            </w:pPr>
            <w:r>
              <w:rPr>
                <w:rFonts w:ascii="Noto Sans" w:hAnsi="Noto Sans" w:cs="Noto Sans"/>
                <w:b/>
                <w:bCs/>
                <w:color w:val="000000"/>
                <w:sz w:val="20"/>
                <w:szCs w:val="20"/>
              </w:rPr>
              <w:t>Konform</w:t>
            </w:r>
          </w:p>
        </w:tc>
        <w:tc>
          <w:tcPr>
            <w:tcW w:w="4660" w:type="dxa"/>
            <w:shd w:val="clear" w:color="FFFFFF" w:fill="FFFFFF"/>
          </w:tcPr>
          <w:p w14:paraId="1122D962" w14:textId="77777777" w:rsidR="00793731" w:rsidRPr="00187D50" w:rsidRDefault="00A15DA1">
            <w:pPr>
              <w:rPr>
                <w:rFonts w:ascii="Noto Sans" w:hAnsi="Noto Sans" w:cs="Noto Sans"/>
                <w:color w:val="000000"/>
                <w:sz w:val="20"/>
              </w:rPr>
            </w:pPr>
            <w:r>
              <w:rPr>
                <w:rFonts w:ascii="Noto Sans" w:hAnsi="Noto Sans" w:cs="Noto Sans"/>
                <w:color w:val="000000"/>
                <w:sz w:val="20"/>
                <w:szCs w:val="20"/>
              </w:rPr>
              <w:t>Anforderungen sind vollständig und wirksam umgesetzt. Sicherheitsmanagement ist angemessen etabliert.</w:t>
            </w:r>
          </w:p>
        </w:tc>
      </w:tr>
    </w:tbl>
    <w:p w14:paraId="739AC9DC" w14:textId="77777777" w:rsidR="00C71491" w:rsidRDefault="00C71491">
      <w:pPr>
        <w:pStyle w:val="berschrift2"/>
      </w:pPr>
    </w:p>
    <w:p w14:paraId="1A2405C3" w14:textId="77777777" w:rsidR="00455FA9" w:rsidRDefault="00455FA9" w:rsidP="00455FA9"/>
    <w:p w14:paraId="0C0C95D3" w14:textId="77777777" w:rsidR="00455FA9" w:rsidRDefault="00455FA9" w:rsidP="00455FA9"/>
    <w:p w14:paraId="08336FF1" w14:textId="77777777" w:rsidR="00455FA9" w:rsidRDefault="00455FA9" w:rsidP="00455FA9"/>
    <w:p w14:paraId="6A8F9FAA" w14:textId="77777777" w:rsidR="00455FA9" w:rsidRDefault="00455FA9" w:rsidP="00455FA9"/>
    <w:p w14:paraId="32BDC215" w14:textId="77777777" w:rsidR="00455FA9" w:rsidRDefault="00455FA9" w:rsidP="00455FA9"/>
    <w:p w14:paraId="002BCD76" w14:textId="77777777" w:rsidR="00455FA9" w:rsidRDefault="00455FA9" w:rsidP="00455FA9"/>
    <w:p w14:paraId="235D28C0" w14:textId="77777777" w:rsidR="00455FA9" w:rsidRDefault="00455FA9" w:rsidP="00455FA9"/>
    <w:p w14:paraId="642922DD" w14:textId="77777777" w:rsidR="00455FA9" w:rsidRDefault="00455FA9" w:rsidP="00455FA9"/>
    <w:p w14:paraId="44FDCB76" w14:textId="77777777" w:rsidR="00455FA9" w:rsidRDefault="00455FA9" w:rsidP="00455FA9"/>
    <w:p w14:paraId="6CE9344F" w14:textId="77777777" w:rsidR="00455FA9" w:rsidRDefault="00455FA9" w:rsidP="00455FA9"/>
    <w:p w14:paraId="7135933D" w14:textId="77777777" w:rsidR="00455FA9" w:rsidRDefault="00455FA9" w:rsidP="00455FA9"/>
    <w:p w14:paraId="4BD08435" w14:textId="77777777" w:rsidR="00455FA9" w:rsidRDefault="00455FA9" w:rsidP="00455FA9"/>
    <w:p w14:paraId="6E3A1DE7" w14:textId="77777777" w:rsidR="00455FA9" w:rsidRDefault="00455FA9" w:rsidP="00455FA9"/>
    <w:p w14:paraId="2BD788EF" w14:textId="77777777" w:rsidR="00455FA9" w:rsidRDefault="00455FA9" w:rsidP="00455FA9"/>
    <w:p w14:paraId="7D86AF77" w14:textId="77777777" w:rsidR="00455FA9" w:rsidRDefault="00455FA9" w:rsidP="00455FA9"/>
    <w:p w14:paraId="6F5A6EFA" w14:textId="77777777" w:rsidR="00455FA9" w:rsidRDefault="00455FA9" w:rsidP="00455FA9"/>
    <w:p w14:paraId="75F0BA30" w14:textId="77777777" w:rsidR="00174743" w:rsidRDefault="00174743" w:rsidP="00455FA9"/>
    <w:p w14:paraId="065AE744" w14:textId="77777777" w:rsidR="00174743" w:rsidRDefault="00174743" w:rsidP="00455FA9"/>
    <w:p w14:paraId="5334D69C" w14:textId="77777777" w:rsidR="00174743" w:rsidRPr="00455FA9" w:rsidRDefault="00174743" w:rsidP="00455FA9"/>
    <w:p w14:paraId="192995BE" w14:textId="5B7D4889" w:rsidR="00793731" w:rsidRDefault="00347E21">
      <w:pPr>
        <w:pStyle w:val="berschrift2"/>
      </w:pPr>
      <w:bookmarkStart w:id="18" w:name="_Toc241501457"/>
      <w:r>
        <w:lastRenderedPageBreak/>
        <w:t>4.3 Prüfmodule</w:t>
      </w:r>
      <w:bookmarkEnd w:id="18"/>
    </w:p>
    <w:p w14:paraId="11C3130F" w14:textId="77777777" w:rsidR="00593BFB" w:rsidRPr="00593BFB" w:rsidRDefault="00593BFB" w:rsidP="00593BFB"/>
    <w:p w14:paraId="6B626566" w14:textId="39B62D05" w:rsidR="00793731" w:rsidRDefault="00D10A34">
      <w:pPr>
        <w:spacing w:after="120"/>
      </w:pPr>
      <w:r>
        <w:t>Das CADIS</w:t>
      </w:r>
      <w:r>
        <w:rPr>
          <w:vertAlign w:val="superscript"/>
        </w:rPr>
        <w:t>®</w:t>
      </w:r>
      <w:r>
        <w:t xml:space="preserve">-Prüfverfahren umfasst </w:t>
      </w:r>
      <w:r>
        <w:rPr>
          <w:rFonts w:ascii="Noto Sans" w:hAnsi="Noto Sans" w:cs="Noto Sans"/>
        </w:rPr>
        <w:t>15</w:t>
      </w:r>
      <w:r>
        <w:t xml:space="preserve"> Prüfmodule (davon 14 durch die DEKRA geprüft, siehe Kapitel 4.3.1), die speziell auf die Anforderungen der Verteidigungs- und Rüstungsindustrie ausgerichtet sind. Jedes Prüfmodul ist inhaltlich in sich geschlossen und kann einzeln oder in Kombination geprüft werden:</w:t>
      </w:r>
    </w:p>
    <w:p w14:paraId="38D8FB6B" w14:textId="77777777" w:rsidR="00793731" w:rsidRDefault="00A15DA1">
      <w:pPr>
        <w:pStyle w:val="Listenabsatz"/>
        <w:numPr>
          <w:ilvl w:val="0"/>
          <w:numId w:val="2"/>
        </w:numPr>
        <w:spacing w:after="80"/>
      </w:pPr>
      <w:r>
        <w:t>Physische Sicherheit am Standort</w:t>
      </w:r>
    </w:p>
    <w:p w14:paraId="773215C1" w14:textId="77777777" w:rsidR="00793731" w:rsidRDefault="00A15DA1">
      <w:pPr>
        <w:pStyle w:val="Listenabsatz"/>
        <w:numPr>
          <w:ilvl w:val="0"/>
          <w:numId w:val="2"/>
        </w:numPr>
        <w:spacing w:after="80"/>
      </w:pPr>
      <w:r>
        <w:t>Organisation der Informationssicherheit</w:t>
      </w:r>
    </w:p>
    <w:p w14:paraId="57797DCE" w14:textId="77777777" w:rsidR="00793731" w:rsidRDefault="00A15DA1">
      <w:pPr>
        <w:pStyle w:val="Listenabsatz"/>
        <w:numPr>
          <w:ilvl w:val="0"/>
          <w:numId w:val="2"/>
        </w:numPr>
        <w:spacing w:after="80"/>
      </w:pPr>
      <w:r>
        <w:t>Einsatz cloudbasierter und externer Serviceleistungen</w:t>
      </w:r>
    </w:p>
    <w:p w14:paraId="6630FAC0" w14:textId="04364C93" w:rsidR="00AC0D5E" w:rsidRDefault="00AC0D5E" w:rsidP="00AC0D5E">
      <w:pPr>
        <w:pStyle w:val="Listenabsatz"/>
        <w:numPr>
          <w:ilvl w:val="0"/>
          <w:numId w:val="2"/>
        </w:numPr>
        <w:spacing w:after="80"/>
      </w:pPr>
      <w:r>
        <w:t>Sicherheit in der Softwareentwicklung</w:t>
      </w:r>
    </w:p>
    <w:p w14:paraId="6ADC28DE" w14:textId="77777777" w:rsidR="00793731" w:rsidRDefault="00A15DA1">
      <w:pPr>
        <w:pStyle w:val="Listenabsatz"/>
        <w:numPr>
          <w:ilvl w:val="0"/>
          <w:numId w:val="2"/>
        </w:numPr>
        <w:spacing w:after="80"/>
      </w:pPr>
      <w:r>
        <w:t>Informationssicherheit im Projektmanagement, Personalwesen und Einkauf</w:t>
      </w:r>
    </w:p>
    <w:p w14:paraId="1B18AF1B" w14:textId="77777777" w:rsidR="00793731" w:rsidRDefault="00A15DA1">
      <w:pPr>
        <w:pStyle w:val="Listenabsatz"/>
        <w:numPr>
          <w:ilvl w:val="0"/>
          <w:numId w:val="2"/>
        </w:numPr>
        <w:spacing w:after="80"/>
      </w:pPr>
      <w:r>
        <w:t>Incident- und Krisenmanagement</w:t>
      </w:r>
    </w:p>
    <w:p w14:paraId="1D026C5D" w14:textId="2393526A" w:rsidR="00793731" w:rsidRDefault="00AC0D5E">
      <w:pPr>
        <w:pStyle w:val="Listenabsatz"/>
        <w:numPr>
          <w:ilvl w:val="0"/>
          <w:numId w:val="2"/>
        </w:numPr>
        <w:spacing w:after="80"/>
      </w:pPr>
      <w:r>
        <w:t>Kontinuitätsmanagement (BCM)</w:t>
      </w:r>
    </w:p>
    <w:p w14:paraId="0103DF31" w14:textId="77777777" w:rsidR="00793731" w:rsidRDefault="00A15DA1">
      <w:pPr>
        <w:pStyle w:val="Listenabsatz"/>
        <w:numPr>
          <w:ilvl w:val="0"/>
          <w:numId w:val="2"/>
        </w:numPr>
        <w:spacing w:after="80"/>
      </w:pPr>
      <w:r>
        <w:t>Identitäts- und Zugriffsmanagement (IAM)</w:t>
      </w:r>
    </w:p>
    <w:p w14:paraId="0C95FF25" w14:textId="77777777" w:rsidR="00793731" w:rsidRDefault="00A15DA1">
      <w:pPr>
        <w:pStyle w:val="Listenabsatz"/>
        <w:numPr>
          <w:ilvl w:val="0"/>
          <w:numId w:val="2"/>
        </w:numPr>
        <w:spacing w:after="80"/>
      </w:pPr>
      <w:r>
        <w:t>IT-Security</w:t>
      </w:r>
    </w:p>
    <w:p w14:paraId="7169E596" w14:textId="77777777" w:rsidR="00793731" w:rsidRDefault="00A15DA1">
      <w:pPr>
        <w:pStyle w:val="Listenabsatz"/>
        <w:numPr>
          <w:ilvl w:val="0"/>
          <w:numId w:val="2"/>
        </w:numPr>
        <w:spacing w:after="80"/>
      </w:pPr>
      <w:r>
        <w:t>Operational Technology (OT)</w:t>
      </w:r>
    </w:p>
    <w:p w14:paraId="5049EE4A" w14:textId="77777777" w:rsidR="00793731" w:rsidRDefault="00A15DA1">
      <w:pPr>
        <w:pStyle w:val="Listenabsatz"/>
        <w:numPr>
          <w:ilvl w:val="0"/>
          <w:numId w:val="2"/>
        </w:numPr>
        <w:spacing w:after="80"/>
      </w:pPr>
      <w:r>
        <w:t>Compliance Management</w:t>
      </w:r>
    </w:p>
    <w:p w14:paraId="7A94AC31" w14:textId="791F2C05" w:rsidR="0070324C" w:rsidRDefault="0070324C" w:rsidP="0070324C">
      <w:pPr>
        <w:pStyle w:val="Listenabsatz"/>
        <w:numPr>
          <w:ilvl w:val="0"/>
          <w:numId w:val="2"/>
        </w:numPr>
        <w:spacing w:after="80"/>
      </w:pPr>
      <w:r>
        <w:t>Datenschutz</w:t>
      </w:r>
    </w:p>
    <w:p w14:paraId="3F476526" w14:textId="77777777" w:rsidR="00793731" w:rsidRDefault="00A15DA1">
      <w:pPr>
        <w:pStyle w:val="Listenabsatz"/>
        <w:numPr>
          <w:ilvl w:val="0"/>
          <w:numId w:val="2"/>
        </w:numPr>
        <w:spacing w:after="80"/>
      </w:pPr>
      <w:r>
        <w:t>Einsatz künstlicher Intelligenz</w:t>
      </w:r>
    </w:p>
    <w:p w14:paraId="0F19F6F9" w14:textId="77777777" w:rsidR="000554E7" w:rsidRDefault="00A15DA1" w:rsidP="00D9122C">
      <w:pPr>
        <w:pStyle w:val="Listenabsatz"/>
        <w:numPr>
          <w:ilvl w:val="0"/>
          <w:numId w:val="2"/>
        </w:numPr>
        <w:spacing w:after="80"/>
      </w:pPr>
      <w:r>
        <w:t>Transport und Umschlag</w:t>
      </w:r>
    </w:p>
    <w:p w14:paraId="4E2C09F7" w14:textId="77777777" w:rsidR="00A81948" w:rsidRDefault="000554E7" w:rsidP="00D9122C">
      <w:pPr>
        <w:pStyle w:val="Listenabsatz"/>
        <w:numPr>
          <w:ilvl w:val="0"/>
          <w:numId w:val="2"/>
        </w:numPr>
        <w:spacing w:after="80"/>
      </w:pPr>
      <w:r>
        <w:t>Geheimschutz</w:t>
      </w:r>
    </w:p>
    <w:p w14:paraId="12FE9480" w14:textId="5880543A" w:rsidR="004B7B71" w:rsidRPr="00F15B6E" w:rsidRDefault="00A81948" w:rsidP="00F15B6E">
      <w:pPr>
        <w:pStyle w:val="berschrift3"/>
        <w:rPr>
          <w:color w:val="00503D"/>
        </w:rPr>
      </w:pPr>
      <w:bookmarkStart w:id="19" w:name="_Toc241501458"/>
      <w:r>
        <w:rPr>
          <w:color w:val="00503D"/>
        </w:rPr>
        <w:t xml:space="preserve">4.3.1 Geheimschutz</w:t>
      </w:r>
      <w:bookmarkEnd w:id="19"/>
    </w:p>
    <w:p w14:paraId="6C6A0EF3" w14:textId="64972B1B" w:rsidR="005B1662" w:rsidRDefault="004B7B71" w:rsidP="003C0432">
      <w:pPr>
        <w:spacing w:after="120"/>
        <w:rPr>
          <w:rFonts w:ascii="Noto Sans" w:hAnsi="Noto Sans" w:cs="Noto Sans"/>
          <w:color w:val="000000"/>
        </w:rPr>
      </w:pPr>
      <w:r>
        <w:rPr>
          <w:rFonts w:ascii="Noto Sans" w:hAnsi="Noto Sans" w:cs="Noto Sans"/>
          <w:color w:val="000000"/>
        </w:rPr>
        <w:t xml:space="preserve">Das Prüfmodul „Geheimschutz“ nimmt eine Sonderstellung ein: </w:t>
      </w:r>
      <w:r>
        <w:rPr>
          <w:rFonts w:ascii="Noto Sans" w:hAnsi="Noto Sans" w:cs="Noto Sans"/>
          <w:color w:val="000000"/>
          <w:u w:val="single"/>
        </w:rPr>
        <w:t>Es wird nicht durch die DEKRA geprüft</w:t>
      </w:r>
      <w:r>
        <w:rPr>
          <w:rFonts w:ascii="Noto Sans" w:hAnsi="Noto Sans" w:cs="Noto Sans"/>
          <w:color w:val="000000"/>
        </w:rPr>
        <w:t xml:space="preserve">, sondern zunächst ausschließlich durch den Systemhersteller. Die Ausgestaltung der Prüfung regelt der CADIS®-Fachbereich eigenständig mit dem Systemhersteller. </w:t>
      </w:r>
    </w:p>
    <w:p w14:paraId="540CE247" w14:textId="77777777" w:rsidR="001E3EDC" w:rsidRDefault="00D539D1">
      <w:pPr>
        <w:spacing w:after="120"/>
        <w:rPr>
          <w:rFonts w:ascii="Noto Sans" w:hAnsi="Noto Sans" w:cs="Noto Sans"/>
          <w:color w:val="000000"/>
        </w:rPr>
      </w:pPr>
      <w:r>
        <w:rPr>
          <w:rFonts w:ascii="Noto Sans" w:hAnsi="Noto Sans" w:cs="Noto Sans"/>
          <w:color w:val="000000"/>
        </w:rPr>
        <w:t xml:space="preserve">Das Prüfmodul „Geheimschutz“ ist daher nicht Bestandteil des Prüfscopes einer CADIS</w:t>
      </w:r>
      <w:r>
        <w:rPr>
          <w:rFonts w:ascii="Noto Sans" w:hAnsi="Noto Sans" w:cs="Noto Sans"/>
          <w:color w:val="000000"/>
          <w:vertAlign w:val="superscript"/>
        </w:rPr>
        <w:t>®</w:t>
      </w:r>
      <w:r>
        <w:rPr>
          <w:rFonts w:ascii="Noto Sans" w:hAnsi="Noto Sans" w:cs="Noto Sans"/>
          <w:color w:val="000000"/>
        </w:rPr>
        <w:t>-Prüfung durch die DEKRA. Es fließt weder in den Security Score noch in das CADIS</w:t>
      </w:r>
      <w:r>
        <w:rPr>
          <w:rFonts w:ascii="Noto Sans" w:hAnsi="Noto Sans" w:cs="Noto Sans"/>
          <w:color w:val="000000"/>
          <w:vertAlign w:val="superscript"/>
        </w:rPr>
        <w:t>®</w:t>
      </w:r>
      <w:r>
        <w:rPr>
          <w:rFonts w:ascii="Noto Sans" w:hAnsi="Noto Sans" w:cs="Noto Sans"/>
          <w:color w:val="000000"/>
        </w:rPr>
        <w:t>-Prüfergebnis oder die Freigabe ein; der Nachweis erfolgt eigenständig gegenüber dem Systemhersteller.</w:t>
      </w:r>
    </w:p>
    <w:p w14:paraId="1E54AA5C" w14:textId="77777777" w:rsidR="001E02BE" w:rsidRDefault="005B1662" w:rsidP="008551C8">
      <w:pPr>
        <w:spacing w:after="120"/>
        <w:rPr>
          <w:rFonts w:ascii="Noto Sans" w:hAnsi="Noto Sans" w:cs="Noto Sans"/>
          <w:color w:val="000000"/>
        </w:rPr>
      </w:pPr>
      <w:r>
        <w:rPr>
          <w:rFonts w:ascii="Noto Sans" w:hAnsi="Noto Sans" w:cs="Noto Sans"/>
          <w:color w:val="000000"/>
        </w:rPr>
        <w:t xml:space="preserve">Hintergrund: Der Geheimschutz in Deutschland regelt den Schutz von Verschlusssachen (VS) – also amtlich geheimhaltungsbedürftigen Informationen – und gliedert sich in personellen, materiellen und IT-technischen Geheimschutz. </w:t>
      </w:r>
    </w:p>
    <w:p w14:paraId="36C14C8A" w14:textId="165D8F71" w:rsidR="005B1662" w:rsidRDefault="005B1662" w:rsidP="008551C8">
      <w:pPr>
        <w:spacing w:after="120"/>
        <w:rPr>
          <w:rFonts w:ascii="Noto Sans" w:hAnsi="Noto Sans" w:cs="Noto Sans"/>
          <w:color w:val="000000"/>
        </w:rPr>
      </w:pPr>
      <w:r>
        <w:rPr>
          <w:rFonts w:ascii="Noto Sans" w:hAnsi="Noto Sans" w:cs="Noto Sans"/>
          <w:color w:val="000000"/>
        </w:rPr>
        <w:t>Für Unternehmen der Rüstungs- und Verteidigungsindustrie ist er häufig vertragliche Voraussetzung und zugleich Grundlage für den Marktzugang.</w:t>
      </w:r>
    </w:p>
    <w:p w14:paraId="4CB31B38" w14:textId="77777777" w:rsidR="005B1662" w:rsidRDefault="005B1662" w:rsidP="008551C8">
      <w:pPr>
        <w:spacing w:after="120"/>
        <w:rPr>
          <w:rFonts w:ascii="Noto Sans" w:hAnsi="Noto Sans" w:cs="Noto Sans"/>
          <w:b/>
          <w:color w:val="000000"/>
        </w:rPr>
      </w:pPr>
      <w:r>
        <w:rPr>
          <w:rFonts w:ascii="Noto Sans" w:hAnsi="Noto Sans" w:cs="Noto Sans"/>
          <w:b/>
          <w:color w:val="000000"/>
        </w:rPr>
        <w:t>Rechtlicher und regulatorischer Rahmen:</w:t>
      </w:r>
    </w:p>
    <w:p w14:paraId="10E6D774" w14:textId="77777777" w:rsidR="005B1662" w:rsidRDefault="005B1662" w:rsidP="0086647F">
      <w:pPr>
        <w:pStyle w:val="Listenabsatz"/>
        <w:numPr>
          <w:ilvl w:val="0"/>
          <w:numId w:val="2"/>
        </w:numPr>
        <w:spacing w:after="80"/>
        <w:rPr>
          <w:rFonts w:ascii="Noto Sans" w:hAnsi="Noto Sans" w:cs="Noto Sans"/>
          <w:color w:val="000000"/>
        </w:rPr>
      </w:pPr>
      <w:r>
        <w:rPr>
          <w:rFonts w:ascii="Noto Sans" w:hAnsi="Noto Sans" w:cs="Noto Sans"/>
          <w:b/>
          <w:color w:val="000000"/>
        </w:rPr>
        <w:t>SÜG (Sicherheitsüberprüfungsgesetz):</w:t>
      </w:r>
      <w:r>
        <w:rPr>
          <w:rFonts w:ascii="Noto Sans" w:hAnsi="Noto Sans" w:cs="Noto Sans"/>
          <w:color w:val="000000"/>
        </w:rPr>
        <w:t xml:space="preserve"> gesetzliche Basis; definiert Verschlusssachen und Geheimhaltungsgrade und regelt den personellen Geheimschutz (Sicherheitsüberprüfungen Ü1–Ü3).</w:t>
      </w:r>
    </w:p>
    <w:p w14:paraId="2043763E" w14:textId="77777777" w:rsidR="005B1662" w:rsidRDefault="005B1662" w:rsidP="0086647F">
      <w:pPr>
        <w:pStyle w:val="Listenabsatz"/>
        <w:numPr>
          <w:ilvl w:val="0"/>
          <w:numId w:val="2"/>
        </w:numPr>
        <w:spacing w:after="80"/>
        <w:rPr>
          <w:rFonts w:ascii="Noto Sans" w:hAnsi="Noto Sans" w:cs="Noto Sans"/>
          <w:color w:val="000000"/>
        </w:rPr>
      </w:pPr>
      <w:r>
        <w:rPr>
          <w:rFonts w:ascii="Noto Sans" w:hAnsi="Noto Sans" w:cs="Noto Sans"/>
          <w:b/>
          <w:color w:val="000000"/>
        </w:rPr>
        <w:lastRenderedPageBreak/>
        <w:t>VSA (Verschlusssachenanweisung):</w:t>
      </w:r>
      <w:r>
        <w:rPr>
          <w:rFonts w:ascii="Noto Sans" w:hAnsi="Noto Sans" w:cs="Noto Sans"/>
          <w:color w:val="000000"/>
        </w:rPr>
        <w:t xml:space="preserve"> Verwaltungsvorschrift zum materiellen Geheimschutz; gilt für Bundesbehörden (öffentlicher Bereich).</w:t>
      </w:r>
    </w:p>
    <w:p w14:paraId="683DF372" w14:textId="4704C790" w:rsidR="005B1662" w:rsidRDefault="005B1662" w:rsidP="0086647F">
      <w:pPr>
        <w:pStyle w:val="Listenabsatz"/>
        <w:numPr>
          <w:ilvl w:val="0"/>
          <w:numId w:val="2"/>
        </w:numPr>
        <w:spacing w:after="80"/>
        <w:rPr>
          <w:rFonts w:ascii="Noto Sans" w:hAnsi="Noto Sans" w:cs="Noto Sans"/>
          <w:color w:val="000000"/>
        </w:rPr>
      </w:pPr>
      <w:r>
        <w:rPr>
          <w:rFonts w:ascii="Noto Sans" w:hAnsi="Noto Sans" w:cs="Noto Sans"/>
          <w:b/>
          <w:color w:val="000000"/>
        </w:rPr>
        <w:t>BMWE / GHB (Geheimschutzhandbuch):</w:t>
      </w:r>
      <w:r>
        <w:rPr>
          <w:rFonts w:ascii="Noto Sans" w:hAnsi="Noto Sans" w:cs="Noto Sans"/>
          <w:color w:val="000000"/>
        </w:rPr>
        <w:t xml:space="preserve"> Das Bundesministerium für Wirtschaft und Energie steuert den Geheimschutz in der Wirtschaft und gibt das Geheimschutzhandbuch (GHB) für Unternehmen heraus (nichtöffentlicher Bereich).</w:t>
      </w:r>
    </w:p>
    <w:p w14:paraId="08F18887" w14:textId="77777777" w:rsidR="005B1662" w:rsidRDefault="005B1662" w:rsidP="0086647F">
      <w:pPr>
        <w:pStyle w:val="Listenabsatz"/>
        <w:numPr>
          <w:ilvl w:val="0"/>
          <w:numId w:val="2"/>
        </w:numPr>
        <w:spacing w:after="80"/>
        <w:rPr>
          <w:rFonts w:ascii="Noto Sans" w:hAnsi="Noto Sans" w:cs="Noto Sans"/>
          <w:color w:val="000000"/>
        </w:rPr>
      </w:pPr>
      <w:r>
        <w:rPr>
          <w:rFonts w:ascii="Noto Sans" w:hAnsi="Noto Sans" w:cs="Noto Sans"/>
          <w:b/>
          <w:color w:val="000000"/>
        </w:rPr>
        <w:t>BSI IT-Grundschutz (VS-IT):</w:t>
      </w:r>
      <w:r>
        <w:rPr>
          <w:rFonts w:ascii="Noto Sans" w:hAnsi="Noto Sans" w:cs="Noto Sans"/>
          <w:color w:val="000000"/>
        </w:rPr>
        <w:t xml:space="preserve"> technische Umsetzung in der IT über die Bausteine CON.11.1 (Geheimschutz VS-NfD – Mindestanforderungen für IT, die VS-NfD verarbeitet) und CON.11.2 (Geheimschutz VS-VERTRAULICH oder höher – erweiterte Anforderungen, zugelassene Produkte, VS-Arbeitsbereiche, Abstrahlschutz).</w:t>
      </w:r>
    </w:p>
    <w:p w14:paraId="69B186FF" w14:textId="77777777" w:rsidR="005B1662" w:rsidRDefault="005B1662" w:rsidP="008551C8">
      <w:pPr>
        <w:spacing w:after="120"/>
        <w:rPr>
          <w:rFonts w:ascii="Noto Sans" w:hAnsi="Noto Sans" w:cs="Noto Sans"/>
          <w:color w:val="000000"/>
        </w:rPr>
      </w:pPr>
      <w:r>
        <w:rPr>
          <w:rFonts w:ascii="Noto Sans" w:hAnsi="Noto Sans" w:cs="Noto Sans"/>
          <w:b/>
          <w:color w:val="000000"/>
        </w:rPr>
        <w:t>VS-Geheimhaltungsgrade (§ 4 SÜG):</w:t>
      </w:r>
      <w:r>
        <w:rPr>
          <w:rFonts w:ascii="Noto Sans" w:hAnsi="Noto Sans" w:cs="Noto Sans"/>
          <w:color w:val="000000"/>
        </w:rPr>
        <w:t xml:space="preserve"> Je höher die Einstufung, desto strenger die personellen, materiellen und IT-technischen Anforderungen:</w:t>
      </w:r>
    </w:p>
    <w:p w14:paraId="1E8CC510" w14:textId="77777777" w:rsidR="005B1662" w:rsidRPr="005B1662" w:rsidRDefault="005B1662" w:rsidP="0086647F">
      <w:pPr>
        <w:pStyle w:val="Listenabsatz"/>
        <w:numPr>
          <w:ilvl w:val="0"/>
          <w:numId w:val="2"/>
        </w:numPr>
        <w:spacing w:after="80"/>
        <w:rPr>
          <w:rFonts w:ascii="Noto Sans" w:hAnsi="Noto Sans" w:cs="Noto Sans"/>
          <w:color w:val="000000"/>
        </w:rPr>
      </w:pPr>
      <w:r>
        <w:rPr>
          <w:rFonts w:ascii="Noto Sans" w:hAnsi="Noto Sans" w:cs="Noto Sans"/>
          <w:b/>
          <w:color w:val="000000"/>
        </w:rPr>
        <w:t>STRENG GEHEIM:</w:t>
      </w:r>
      <w:r>
        <w:rPr>
          <w:rFonts w:ascii="Noto Sans" w:hAnsi="Noto Sans" w:cs="Noto Sans"/>
          <w:color w:val="000000"/>
        </w:rPr>
        <w:t xml:space="preserve"> höchste Geheimhaltungsstufe.</w:t>
      </w:r>
    </w:p>
    <w:p w14:paraId="6E2DF7E2" w14:textId="77777777" w:rsidR="005B1662" w:rsidRPr="005B1662" w:rsidRDefault="005B1662" w:rsidP="0086647F">
      <w:pPr>
        <w:pStyle w:val="Listenabsatz"/>
        <w:numPr>
          <w:ilvl w:val="0"/>
          <w:numId w:val="2"/>
        </w:numPr>
        <w:spacing w:after="80"/>
        <w:rPr>
          <w:rFonts w:ascii="Noto Sans" w:hAnsi="Noto Sans" w:cs="Noto Sans"/>
          <w:color w:val="000000"/>
        </w:rPr>
      </w:pPr>
      <w:r>
        <w:rPr>
          <w:rFonts w:ascii="Noto Sans" w:hAnsi="Noto Sans" w:cs="Noto Sans"/>
          <w:b/>
          <w:color w:val="000000"/>
        </w:rPr>
        <w:t>GEHEIM:</w:t>
      </w:r>
      <w:r>
        <w:rPr>
          <w:rFonts w:ascii="Noto Sans" w:hAnsi="Noto Sans" w:cs="Noto Sans"/>
          <w:color w:val="000000"/>
        </w:rPr>
        <w:t xml:space="preserve"> hohe Geheimhaltungsstufe.</w:t>
      </w:r>
    </w:p>
    <w:p w14:paraId="3729C46B" w14:textId="77777777" w:rsidR="005B1662" w:rsidRPr="005B1662" w:rsidRDefault="005B1662" w:rsidP="0086647F">
      <w:pPr>
        <w:pStyle w:val="Listenabsatz"/>
        <w:numPr>
          <w:ilvl w:val="0"/>
          <w:numId w:val="2"/>
        </w:numPr>
        <w:spacing w:after="80"/>
        <w:rPr>
          <w:rFonts w:ascii="Noto Sans" w:hAnsi="Noto Sans" w:cs="Noto Sans"/>
          <w:color w:val="000000"/>
        </w:rPr>
      </w:pPr>
      <w:r>
        <w:rPr>
          <w:rFonts w:ascii="Noto Sans" w:hAnsi="Noto Sans" w:cs="Noto Sans"/>
          <w:b/>
          <w:color w:val="000000"/>
        </w:rPr>
        <w:t>VS-VERTRAULICH:</w:t>
      </w:r>
      <w:r>
        <w:rPr>
          <w:rFonts w:ascii="Noto Sans" w:hAnsi="Noto Sans" w:cs="Noto Sans"/>
          <w:color w:val="000000"/>
        </w:rPr>
        <w:t xml:space="preserve"> ab dieser Stufe greifen der BSI-Baustein CON.11.2 sowie eine Sicherheitsüberprüfung der eingesetzten Personen.</w:t>
      </w:r>
    </w:p>
    <w:p w14:paraId="59F02C01" w14:textId="77777777" w:rsidR="005B1662" w:rsidRPr="005B1662" w:rsidRDefault="005B1662" w:rsidP="0086647F">
      <w:pPr>
        <w:pStyle w:val="Listenabsatz"/>
        <w:numPr>
          <w:ilvl w:val="0"/>
          <w:numId w:val="2"/>
        </w:numPr>
        <w:spacing w:after="80"/>
        <w:rPr>
          <w:rFonts w:ascii="Noto Sans" w:hAnsi="Noto Sans" w:cs="Noto Sans"/>
          <w:color w:val="000000"/>
        </w:rPr>
      </w:pPr>
      <w:r>
        <w:rPr>
          <w:rFonts w:ascii="Noto Sans" w:hAnsi="Noto Sans" w:cs="Noto Sans"/>
          <w:b/>
          <w:color w:val="000000"/>
        </w:rPr>
        <w:t>VS-NUR FÜR DEN DIENSTGEBRAUCH (VS-NfD):</w:t>
      </w:r>
      <w:r>
        <w:rPr>
          <w:rFonts w:ascii="Noto Sans" w:hAnsi="Noto Sans" w:cs="Noto Sans"/>
          <w:color w:val="000000"/>
        </w:rPr>
        <w:t xml:space="preserve"> niedrigste Einstufung; IT-technisch abzusichern nach CON.11.1.</w:t>
      </w:r>
    </w:p>
    <w:p w14:paraId="02DABDFC" w14:textId="77777777" w:rsidR="005B1662" w:rsidRDefault="005B1662" w:rsidP="008551C8">
      <w:pPr>
        <w:spacing w:after="120"/>
        <w:rPr>
          <w:rFonts w:ascii="Noto Sans" w:hAnsi="Noto Sans" w:cs="Noto Sans"/>
          <w:b/>
          <w:color w:val="000000"/>
        </w:rPr>
      </w:pPr>
      <w:r>
        <w:rPr>
          <w:rFonts w:ascii="Noto Sans" w:hAnsi="Noto Sans" w:cs="Noto Sans"/>
          <w:b/>
          <w:color w:val="000000"/>
        </w:rPr>
        <w:t>Bedeutung für die Industrie:</w:t>
      </w:r>
    </w:p>
    <w:p w14:paraId="777329D0" w14:textId="77777777" w:rsidR="005B1662" w:rsidRPr="005B1662" w:rsidRDefault="005B1662" w:rsidP="0086647F">
      <w:pPr>
        <w:pStyle w:val="Listenabsatz"/>
        <w:numPr>
          <w:ilvl w:val="0"/>
          <w:numId w:val="2"/>
        </w:numPr>
        <w:spacing w:after="80"/>
        <w:rPr>
          <w:rFonts w:ascii="Noto Sans" w:hAnsi="Noto Sans" w:cs="Noto Sans"/>
          <w:color w:val="000000"/>
        </w:rPr>
      </w:pPr>
      <w:r>
        <w:rPr>
          <w:rFonts w:ascii="Noto Sans" w:hAnsi="Noto Sans" w:cs="Noto Sans"/>
          <w:b/>
          <w:color w:val="000000"/>
        </w:rPr>
        <w:t>VS-NfD-Aufträge:</w:t>
      </w:r>
      <w:r>
        <w:rPr>
          <w:rFonts w:ascii="Noto Sans" w:hAnsi="Noto Sans" w:cs="Noto Sans"/>
          <w:color w:val="000000"/>
        </w:rPr>
        <w:t xml:space="preserve"> vertragliche Pflicht zur Einhaltung des VS-NfD-Merkblatts; die eingesetzte IT ist nach CON.11.1 abzusichern.</w:t>
      </w:r>
    </w:p>
    <w:p w14:paraId="74B150DE" w14:textId="69A5C743" w:rsidR="005B1662" w:rsidRPr="005B1662" w:rsidRDefault="005B1662" w:rsidP="0086647F">
      <w:pPr>
        <w:pStyle w:val="Listenabsatz"/>
        <w:numPr>
          <w:ilvl w:val="0"/>
          <w:numId w:val="2"/>
        </w:numPr>
        <w:spacing w:after="80"/>
        <w:rPr>
          <w:rFonts w:ascii="Noto Sans" w:hAnsi="Noto Sans" w:cs="Noto Sans"/>
          <w:color w:val="000000"/>
        </w:rPr>
      </w:pPr>
      <w:r>
        <w:rPr>
          <w:rFonts w:ascii="Noto Sans" w:hAnsi="Noto Sans" w:cs="Noto Sans"/>
          <w:b/>
          <w:color w:val="000000"/>
        </w:rPr>
        <w:t>Ab VS-VERTRAULICH:</w:t>
      </w:r>
      <w:r>
        <w:rPr>
          <w:rFonts w:ascii="Noto Sans" w:hAnsi="Noto Sans" w:cs="Noto Sans"/>
          <w:color w:val="000000"/>
        </w:rPr>
        <w:t xml:space="preserve"> Aufnahme in die Geheimschutzbetreuung des BMWE; das Geheimschutzhandbuch (GHB) wird verbindlich und die Mitarbeitenden werden nach SÜG sicherheitsüberprüft.</w:t>
      </w:r>
    </w:p>
    <w:p w14:paraId="5C1C2C78" w14:textId="77777777" w:rsidR="005B1662" w:rsidRPr="005B1662" w:rsidRDefault="005B1662" w:rsidP="0086647F">
      <w:pPr>
        <w:pStyle w:val="Listenabsatz"/>
        <w:numPr>
          <w:ilvl w:val="0"/>
          <w:numId w:val="2"/>
        </w:numPr>
        <w:spacing w:after="80"/>
        <w:rPr>
          <w:rFonts w:ascii="Noto Sans" w:hAnsi="Noto Sans" w:cs="Noto Sans"/>
          <w:color w:val="000000"/>
        </w:rPr>
      </w:pPr>
      <w:r>
        <w:rPr>
          <w:rFonts w:ascii="Noto Sans" w:hAnsi="Noto Sans" w:cs="Noto Sans"/>
          <w:b/>
          <w:color w:val="000000"/>
        </w:rPr>
        <w:t>IT &amp; Infrastruktur:</w:t>
      </w:r>
      <w:r>
        <w:rPr>
          <w:rFonts w:ascii="Noto Sans" w:hAnsi="Noto Sans" w:cs="Noto Sans"/>
          <w:color w:val="000000"/>
        </w:rPr>
        <w:t xml:space="preserve"> Einsatz zugelassener IT-Sicherheitsprodukte (BSI), Einrichtung einer VS-Registratur und gesicherter Arbeitsbereiche gemäß CON.11.2.</w:t>
      </w:r>
    </w:p>
    <w:p w14:paraId="36E3CE0A" w14:textId="0FAF88B4" w:rsidR="0062137D" w:rsidRPr="005B1662" w:rsidRDefault="005B1662" w:rsidP="0086647F">
      <w:pPr>
        <w:pStyle w:val="Listenabsatz"/>
        <w:numPr>
          <w:ilvl w:val="0"/>
          <w:numId w:val="2"/>
        </w:numPr>
        <w:spacing w:after="80"/>
        <w:rPr>
          <w:rFonts w:ascii="Noto Sans" w:hAnsi="Noto Sans" w:cs="Noto Sans"/>
          <w:color w:val="000000"/>
        </w:rPr>
      </w:pPr>
      <w:r>
        <w:rPr>
          <w:rFonts w:ascii="Noto Sans" w:hAnsi="Noto Sans" w:cs="Noto Sans"/>
          <w:b/>
          <w:color w:val="000000"/>
        </w:rPr>
        <w:t>Marktzugang:</w:t>
      </w:r>
      <w:r>
        <w:rPr>
          <w:rFonts w:ascii="Noto Sans" w:hAnsi="Noto Sans" w:cs="Noto Sans"/>
          <w:color w:val="000000"/>
        </w:rPr>
        <w:t xml:space="preserve"> Der Geheimschutz ist Voraussetzung für Aufträge von Bund, Verteidigung und NATO – ohne entsprechenden Nachweis erfolgt kein Zuschlag.</w:t>
      </w:r>
    </w:p>
    <w:p w14:paraId="4816E328" w14:textId="77777777" w:rsidR="00BC2EDE" w:rsidRDefault="00BC2EDE" w:rsidP="004B7B71">
      <w:pPr>
        <w:rPr>
          <w:rFonts w:ascii="Noto Sans" w:hAnsi="Noto Sans" w:cs="Noto Sans"/>
          <w:color w:val="000000"/>
        </w:rPr>
      </w:pPr>
    </w:p>
    <w:p w14:paraId="013B4469" w14:textId="77777777" w:rsidR="009522CB" w:rsidRDefault="009522CB" w:rsidP="004B7B71">
      <w:pPr>
        <w:rPr>
          <w:rFonts w:ascii="Noto Sans" w:hAnsi="Noto Sans" w:cs="Noto Sans"/>
          <w:color w:val="000000"/>
        </w:rPr>
      </w:pPr>
    </w:p>
    <w:p w14:paraId="1E70A1D0" w14:textId="77777777" w:rsidR="009522CB" w:rsidRDefault="009522CB" w:rsidP="004B7B71">
      <w:pPr>
        <w:rPr>
          <w:rFonts w:ascii="Noto Sans" w:hAnsi="Noto Sans" w:cs="Noto Sans"/>
          <w:color w:val="000000"/>
        </w:rPr>
      </w:pPr>
    </w:p>
    <w:p w14:paraId="4D3C9F5A" w14:textId="77777777" w:rsidR="009522CB" w:rsidRDefault="009522CB" w:rsidP="004B7B71">
      <w:pPr>
        <w:rPr>
          <w:rFonts w:ascii="Noto Sans" w:hAnsi="Noto Sans" w:cs="Noto Sans"/>
          <w:color w:val="000000"/>
        </w:rPr>
      </w:pPr>
    </w:p>
    <w:p w14:paraId="1492C101" w14:textId="77777777" w:rsidR="009522CB" w:rsidRDefault="009522CB" w:rsidP="004B7B71">
      <w:pPr>
        <w:rPr>
          <w:rFonts w:ascii="Noto Sans" w:hAnsi="Noto Sans" w:cs="Noto Sans"/>
          <w:color w:val="000000"/>
        </w:rPr>
      </w:pPr>
    </w:p>
    <w:p w14:paraId="0F509CAB" w14:textId="77777777" w:rsidR="009522CB" w:rsidRDefault="009522CB" w:rsidP="004B7B71">
      <w:pPr>
        <w:rPr>
          <w:rFonts w:ascii="Noto Sans" w:hAnsi="Noto Sans" w:cs="Noto Sans"/>
          <w:color w:val="000000"/>
        </w:rPr>
      </w:pPr>
    </w:p>
    <w:p w14:paraId="4E813BAC" w14:textId="77777777" w:rsidR="009522CB" w:rsidRDefault="009522CB" w:rsidP="004B7B71">
      <w:pPr>
        <w:rPr>
          <w:rFonts w:ascii="Noto Sans" w:hAnsi="Noto Sans" w:cs="Noto Sans"/>
          <w:color w:val="000000"/>
        </w:rPr>
      </w:pPr>
    </w:p>
    <w:p w14:paraId="58467847" w14:textId="77777777" w:rsidR="009522CB" w:rsidRDefault="009522CB" w:rsidP="004B7B71">
      <w:pPr>
        <w:rPr>
          <w:rFonts w:ascii="Noto Sans" w:hAnsi="Noto Sans" w:cs="Noto Sans"/>
          <w:color w:val="000000"/>
        </w:rPr>
      </w:pPr>
    </w:p>
    <w:p w14:paraId="2DB5D92E" w14:textId="77777777" w:rsidR="009522CB" w:rsidRDefault="009522CB" w:rsidP="004B7B71">
      <w:pPr>
        <w:rPr>
          <w:rFonts w:ascii="Noto Sans" w:hAnsi="Noto Sans" w:cs="Noto Sans"/>
          <w:color w:val="000000"/>
        </w:rPr>
      </w:pPr>
    </w:p>
    <w:p w14:paraId="17E6CD34" w14:textId="77777777" w:rsidR="009522CB" w:rsidRDefault="009522CB" w:rsidP="004B7B71">
      <w:pPr>
        <w:rPr>
          <w:rFonts w:ascii="Noto Sans" w:hAnsi="Noto Sans" w:cs="Noto Sans"/>
          <w:color w:val="000000"/>
        </w:rPr>
      </w:pPr>
    </w:p>
    <w:p w14:paraId="4AB5C808" w14:textId="77777777" w:rsidR="009522CB" w:rsidRDefault="009522CB" w:rsidP="004B7B71">
      <w:pPr>
        <w:rPr>
          <w:rFonts w:ascii="Noto Sans" w:hAnsi="Noto Sans" w:cs="Noto Sans"/>
          <w:color w:val="000000"/>
        </w:rPr>
      </w:pPr>
    </w:p>
    <w:p w14:paraId="6E06217F" w14:textId="77777777" w:rsidR="009522CB" w:rsidRDefault="009522CB" w:rsidP="004B7B71">
      <w:pPr>
        <w:rPr>
          <w:rFonts w:ascii="Noto Sans" w:hAnsi="Noto Sans" w:cs="Noto Sans"/>
          <w:color w:val="000000"/>
        </w:rPr>
      </w:pPr>
    </w:p>
    <w:p w14:paraId="00E4097A" w14:textId="77777777" w:rsidR="009522CB" w:rsidRPr="004B7B71" w:rsidRDefault="009522CB" w:rsidP="004B7B71">
      <w:pPr>
        <w:rPr>
          <w:rFonts w:ascii="Noto Sans" w:hAnsi="Noto Sans" w:cs="Noto Sans"/>
          <w:color w:val="000000"/>
        </w:rPr>
      </w:pPr>
    </w:p>
    <w:p w14:paraId="4C488B6A" w14:textId="7EDC3630" w:rsidR="00C71491" w:rsidRDefault="00D10A34" w:rsidP="00593BFB">
      <w:pPr>
        <w:pStyle w:val="berschrift2"/>
      </w:pPr>
      <w:bookmarkStart w:id="20" w:name="_Toc241501459"/>
      <w:r>
        <w:lastRenderedPageBreak/>
        <w:t>4.4 CADIS</w:t>
      </w:r>
      <w:r>
        <w:rPr>
          <w:vertAlign w:val="superscript"/>
        </w:rPr>
        <w:t>®</w:t>
      </w:r>
      <w:r>
        <w:t>-Result-Exchange</w:t>
      </w:r>
      <w:bookmarkEnd w:id="20"/>
    </w:p>
    <w:p w14:paraId="60992D36" w14:textId="77777777" w:rsidR="00593BFB" w:rsidRPr="00593BFB" w:rsidRDefault="00593BFB" w:rsidP="00593BFB"/>
    <w:p w14:paraId="7CF4E6D4" w14:textId="715574DD" w:rsidR="00793731" w:rsidRDefault="00D10A34">
      <w:pPr>
        <w:spacing w:after="120"/>
      </w:pPr>
      <w:r>
        <w:t>Der CADIS</w:t>
      </w:r>
      <w:r>
        <w:rPr>
          <w:vertAlign w:val="superscript"/>
        </w:rPr>
        <w:t>®</w:t>
      </w:r>
      <w:r>
        <w:t>-Result-Exchange beschreibt den standardisierten Prozess zur Übermittlung, Speicherung und kontrollierten Weitergabe von Prüfergebnissen zwischen den beteiligten Akteuren in der CADIS</w:t>
      </w:r>
      <w:r>
        <w:rPr>
          <w:vertAlign w:val="superscript"/>
        </w:rPr>
        <w:t>®</w:t>
      </w:r>
      <w:r>
        <w:t>-Result-Exchange-Database.</w:t>
      </w:r>
    </w:p>
    <w:p w14:paraId="5A483C4A" w14:textId="49E1CB06" w:rsidR="00793731" w:rsidRDefault="00D10A34">
      <w:pPr>
        <w:spacing w:after="120"/>
      </w:pPr>
      <w:r>
        <w:t>Die Ergebnisübermittlung erfolgt ausschließlich über die dafür vorgesehenen, gesicherten Kanäle der CADIS</w:t>
      </w:r>
      <w:r>
        <w:rPr>
          <w:vertAlign w:val="superscript"/>
        </w:rPr>
        <w:t>®</w:t>
      </w:r>
      <w:r>
        <w:t>-Plattform. Die Freigabe zur Ergebnisübermittlung setzt die ausdrückliche Zustimmung des geprüften Unternehmens voraus (vgl. Kapitel 7.6).</w:t>
      </w:r>
    </w:p>
    <w:p w14:paraId="5FFB4308" w14:textId="77777777" w:rsidR="00C71491" w:rsidRDefault="00C71491">
      <w:pPr>
        <w:pStyle w:val="berschrift2"/>
      </w:pPr>
    </w:p>
    <w:p w14:paraId="7CAE892B" w14:textId="285B83EC" w:rsidR="00793731" w:rsidRDefault="00347E21">
      <w:pPr>
        <w:pStyle w:val="berschrift2"/>
      </w:pPr>
      <w:bookmarkStart w:id="21" w:name="_Toc241501460"/>
      <w:r>
        <w:t>4.5 Basisanforderungen</w:t>
      </w:r>
      <w:bookmarkEnd w:id="21"/>
    </w:p>
    <w:p w14:paraId="107E6AD9" w14:textId="77777777" w:rsidR="00593BFB" w:rsidRPr="00593BFB" w:rsidRDefault="00593BFB" w:rsidP="00593BFB"/>
    <w:p w14:paraId="4ED1278A" w14:textId="4B70BD86" w:rsidR="00793731" w:rsidRDefault="00A15DA1">
      <w:pPr>
        <w:spacing w:after="120"/>
      </w:pPr>
      <w:r>
        <w:t xml:space="preserve">Die Basisanforderungen beschreiben jene Anforderungen, die im Rahmen jeder Prüfung verpflichtend zu bewerten sind, sofern die anwendbaren Prüfmodule im Prüfscope liegen. Sie bilden den verbindlichen Mindestumfang der Prüfung und sichern ein einheitliches, vergleichbares Bewertungsniveau.</w:t>
      </w:r>
    </w:p>
    <w:p w14:paraId="48E6A8C8" w14:textId="77777777" w:rsidR="00793731" w:rsidRDefault="00A15DA1">
      <w:pPr>
        <w:spacing w:after="120"/>
      </w:pPr>
      <w:r>
        <w:t>Die Bewertung der Basisanforderungen erfolgt unter Berücksichtigung des Angemessenheitsgrundsatzes. Maßgebliche Einflussfaktoren sind:</w:t>
      </w:r>
    </w:p>
    <w:p w14:paraId="53E5DDB7" w14:textId="77777777" w:rsidR="00793731" w:rsidRDefault="00A15DA1">
      <w:pPr>
        <w:pStyle w:val="Listenabsatz"/>
        <w:numPr>
          <w:ilvl w:val="0"/>
          <w:numId w:val="2"/>
        </w:numPr>
        <w:spacing w:after="80"/>
      </w:pPr>
      <w:r>
        <w:t>Größe und Struktur des Unternehmens</w:t>
      </w:r>
    </w:p>
    <w:p w14:paraId="3477A640" w14:textId="77777777" w:rsidR="00793731" w:rsidRDefault="00A15DA1">
      <w:pPr>
        <w:pStyle w:val="Listenabsatz"/>
        <w:numPr>
          <w:ilvl w:val="0"/>
          <w:numId w:val="2"/>
        </w:numPr>
        <w:spacing w:after="80"/>
      </w:pPr>
      <w:r>
        <w:t>Tätigkeitsbereich und individuelles Risikoprofil</w:t>
      </w:r>
    </w:p>
    <w:p w14:paraId="6D31A6E2" w14:textId="77777777" w:rsidR="00793731" w:rsidRDefault="00A15DA1">
      <w:pPr>
        <w:pStyle w:val="Listenabsatz"/>
        <w:numPr>
          <w:ilvl w:val="0"/>
          <w:numId w:val="2"/>
        </w:numPr>
        <w:spacing w:after="80"/>
      </w:pPr>
      <w:r>
        <w:t>Komplexität der Prozesse und eingesetzten Systeme</w:t>
      </w:r>
    </w:p>
    <w:p w14:paraId="24DC30CD" w14:textId="77777777" w:rsidR="00793731" w:rsidRDefault="00A15DA1">
      <w:pPr>
        <w:pStyle w:val="Listenabsatz"/>
        <w:numPr>
          <w:ilvl w:val="0"/>
          <w:numId w:val="2"/>
        </w:numPr>
        <w:spacing w:after="80"/>
      </w:pPr>
      <w:r>
        <w:t>Regulatorische und vertragliche Anforderungen des Auftraggebers</w:t>
      </w:r>
    </w:p>
    <w:p w14:paraId="2E48F653" w14:textId="77777777" w:rsidR="00793731" w:rsidRDefault="00793731">
      <w:pPr>
        <w:spacing w:after="60"/>
      </w:pPr>
    </w:p>
    <w:p w14:paraId="401E9D6D" w14:textId="77777777" w:rsidR="00793731" w:rsidRDefault="00A15DA1">
      <w:pPr>
        <w:spacing w:after="120"/>
      </w:pPr>
      <w:r>
        <w:t>Der Auditor trägt die Verantwortung, die Prüfung sachgerecht, nachvollziehbar und konsistent durchzuführen und die Ergebnisse so zu dokumentieren, dass sie für fachkundige Dritte nachvollziehbar sind.</w:t>
      </w:r>
    </w:p>
    <w:p w14:paraId="5EAAC97B" w14:textId="77777777" w:rsidR="00C71491" w:rsidRDefault="00C71491">
      <w:pPr>
        <w:pStyle w:val="berschrift2"/>
      </w:pPr>
    </w:p>
    <w:p w14:paraId="48F0EA56" w14:textId="77777777" w:rsidR="001F5C93" w:rsidRDefault="001F5C93" w:rsidP="001F5C93"/>
    <w:p w14:paraId="7E2D711D" w14:textId="77777777" w:rsidR="001F5C93" w:rsidRDefault="001F5C93" w:rsidP="001F5C93"/>
    <w:p w14:paraId="29A0CC01" w14:textId="77777777" w:rsidR="001F5C93" w:rsidRDefault="001F5C93" w:rsidP="001F5C93"/>
    <w:p w14:paraId="000F5E19" w14:textId="77777777" w:rsidR="001F5C93" w:rsidRDefault="001F5C93" w:rsidP="001F5C93"/>
    <w:p w14:paraId="424FF896" w14:textId="77777777" w:rsidR="001F5C93" w:rsidRDefault="001F5C93" w:rsidP="001F5C93"/>
    <w:p w14:paraId="6A017C33" w14:textId="77777777" w:rsidR="001F5C93" w:rsidRDefault="001F5C93" w:rsidP="001F5C93"/>
    <w:p w14:paraId="05F2A2C6" w14:textId="77777777" w:rsidR="001F5C93" w:rsidRDefault="001F5C93" w:rsidP="001F5C93"/>
    <w:p w14:paraId="26FE1555" w14:textId="77777777" w:rsidR="001F5C93" w:rsidRDefault="001F5C93" w:rsidP="001F5C93"/>
    <w:p w14:paraId="0E73DBCE" w14:textId="77777777" w:rsidR="001F5C93" w:rsidRDefault="001F5C93" w:rsidP="001F5C93"/>
    <w:p w14:paraId="25B26A90" w14:textId="77777777" w:rsidR="00AD4AB8" w:rsidRPr="001F5C93" w:rsidRDefault="00AD4AB8" w:rsidP="001F5C93"/>
    <w:p w14:paraId="718A3F2D" w14:textId="2B8351E4" w:rsidR="00793731" w:rsidRDefault="00347E21">
      <w:pPr>
        <w:pStyle w:val="berschrift2"/>
      </w:pPr>
      <w:bookmarkStart w:id="22" w:name="_Toc241501461"/>
      <w:r>
        <w:lastRenderedPageBreak/>
        <w:t>4.6 Sonderanforderungen</w:t>
      </w:r>
      <w:bookmarkEnd w:id="22"/>
    </w:p>
    <w:p w14:paraId="624BC792" w14:textId="77777777" w:rsidR="00593BFB" w:rsidRPr="00593BFB" w:rsidRDefault="00593BFB" w:rsidP="00593BFB"/>
    <w:p w14:paraId="1211347D" w14:textId="7F897B81" w:rsidR="00681D6F" w:rsidRPr="007F3CAF" w:rsidRDefault="00D10A34" w:rsidP="007F3CAF">
      <w:pPr>
        <w:spacing w:after="80"/>
      </w:pPr>
      <w:r>
        <w:t>Sonderanforderungen stellen im Rahmen des CADIS</w:t>
      </w:r>
      <w:r>
        <w:rPr>
          <w:vertAlign w:val="superscript"/>
        </w:rPr>
        <w:t>®</w:t>
      </w:r>
      <w:r>
        <w:t xml:space="preserve">-Prüfkatalogs vertiefende Anforderungen dar, die über die Basisanforderungen hinausgehen und auf Lieferanten mit erhöhter Kritikalität ausgerichtet sind. Sie werden in drei Stufen unterschieden, die kumulativ an das beauftragte Level of Examination (LoE) gekoppelt sind:</w:t>
      </w:r>
    </w:p>
    <w:p w14:paraId="4DAB8D75" w14:textId="7D4EFA9F" w:rsidR="00681D6F" w:rsidRDefault="00681D6F" w:rsidP="0062137D">
      <w:pPr>
        <w:pStyle w:val="Listenabsatz"/>
        <w:numPr>
          <w:ilvl w:val="0"/>
          <w:numId w:val="2"/>
        </w:numPr>
        <w:spacing w:after="80"/>
        <w:rPr>
          <w:rFonts w:eastAsiaTheme="minorHAnsi"/>
          <w:kern w:val="2"/>
          <w:sz w:val="22"/>
          <w:szCs w:val="22"/>
          <w14:ligatures w14:val="standardContextual"/>
        </w:rPr>
      </w:pPr>
      <w:r>
        <w:rPr>
          <w:rFonts w:eastAsiaTheme="minorHAnsi"/>
          <w:kern w:val="2"/>
          <w:sz w:val="22"/>
          <w:szCs w:val="22"/>
          <w14:ligatures w14:val="standardContextual"/>
        </w:rPr>
        <w:t xml:space="preserve">Stufe 1 (ab LoE 1): Erweiterte Basisanforderungen für Lieferanten mit mittlerer Kritikalität.</w:t>
      </w:r>
    </w:p>
    <w:p w14:paraId="006466A4" w14:textId="77777777" w:rsidR="007F3CAF" w:rsidRPr="007F3CAF" w:rsidRDefault="007F3CAF" w:rsidP="007F3CAF">
      <w:pPr>
        <w:pStyle w:val="Listenabsatz"/>
        <w:spacing w:after="80"/>
        <w:rPr>
          <w:rFonts w:eastAsiaTheme="minorHAnsi"/>
          <w:kern w:val="2"/>
          <w:sz w:val="22"/>
          <w:szCs w:val="22"/>
          <w14:ligatures w14:val="standardContextual"/>
        </w:rPr>
      </w:pPr>
    </w:p>
    <w:p w14:paraId="09E1A805" w14:textId="5C2BD4DA" w:rsidR="00681D6F" w:rsidRDefault="00681D6F" w:rsidP="0062137D">
      <w:pPr>
        <w:pStyle w:val="Listenabsatz"/>
        <w:numPr>
          <w:ilvl w:val="0"/>
          <w:numId w:val="2"/>
        </w:numPr>
        <w:spacing w:after="80"/>
        <w:rPr>
          <w:rFonts w:eastAsiaTheme="minorHAnsi"/>
          <w:kern w:val="2"/>
          <w:sz w:val="22"/>
          <w:szCs w:val="22"/>
          <w14:ligatures w14:val="standardContextual"/>
        </w:rPr>
      </w:pPr>
      <w:r>
        <w:rPr>
          <w:rFonts w:eastAsiaTheme="minorHAnsi"/>
          <w:kern w:val="2"/>
          <w:sz w:val="22"/>
          <w:szCs w:val="22"/>
          <w14:ligatures w14:val="standardContextual"/>
        </w:rPr>
        <w:t xml:space="preserve">Stufe 2 (ab LoE 2): Vertiefte Anforderungen mit Fokus auf hohe Kritikalität. Umfasst zusätzliche technische und organisatorische Nachweise.</w:t>
      </w:r>
    </w:p>
    <w:p w14:paraId="0745F746" w14:textId="77777777" w:rsidR="007F3CAF" w:rsidRPr="007F3CAF" w:rsidRDefault="007F3CAF" w:rsidP="007F3CAF">
      <w:pPr>
        <w:spacing w:after="80"/>
      </w:pPr>
    </w:p>
    <w:p w14:paraId="549F73F2" w14:textId="189195A0" w:rsidR="00681D6F" w:rsidRDefault="00681D6F" w:rsidP="0062137D">
      <w:pPr>
        <w:pStyle w:val="Listenabsatz"/>
        <w:numPr>
          <w:ilvl w:val="0"/>
          <w:numId w:val="2"/>
        </w:numPr>
        <w:spacing w:after="80"/>
        <w:rPr>
          <w:rFonts w:eastAsiaTheme="minorHAnsi"/>
          <w:kern w:val="2"/>
          <w:sz w:val="22"/>
          <w:szCs w:val="22"/>
          <w14:ligatures w14:val="standardContextual"/>
        </w:rPr>
      </w:pPr>
      <w:r>
        <w:rPr>
          <w:rFonts w:eastAsiaTheme="minorHAnsi"/>
          <w:kern w:val="2"/>
          <w:sz w:val="22"/>
          <w:szCs w:val="22"/>
          <w14:ligatures w14:val="standardContextual"/>
        </w:rPr>
        <w:t xml:space="preserve">Stufe 3 (nur bei LoE 3): Höchststufe mit branchenspezifischen Anforderungen für Lieferanten mit sehr hoher Kritikalität, insbesondere im Bereich verschlusssachenfähiger Systeme und kritischer Infrastruktur.</w:t>
      </w:r>
    </w:p>
    <w:p w14:paraId="603C9EF4" w14:textId="77777777" w:rsidR="007F3CAF" w:rsidRPr="007F3CAF" w:rsidRDefault="007F3CAF" w:rsidP="007F3CAF">
      <w:pPr>
        <w:pStyle w:val="Listenabsatz"/>
        <w:spacing w:after="80"/>
        <w:rPr>
          <w:rFonts w:eastAsiaTheme="minorHAnsi"/>
          <w:kern w:val="2"/>
          <w:sz w:val="22"/>
          <w:szCs w:val="22"/>
          <w14:ligatures w14:val="standardContextual"/>
        </w:rPr>
      </w:pPr>
    </w:p>
    <w:p w14:paraId="258ADDD7" w14:textId="0C9392D8" w:rsidR="0062137D" w:rsidRDefault="00681D6F" w:rsidP="007F3CAF">
      <w:pPr>
        <w:spacing w:after="80"/>
      </w:pPr>
      <w:r>
        <w:t xml:space="preserve">Die Zuordnung ist verbindlich: Prüfungen nach LoE 1 umfassen ausschließlich Sonderanforderungen der Stufe 1, Prüfungen nach LoE 2 die der Stufe 1 und Stufe 2 und Prüfungen nach LoE 3 die der Stufe 1, Stufe 2 und Stufe 3. Eine Abweichung von dieser Zuordnung ist nicht zulässig. Bei der Prüfung mehrerer Standorte (Kapitel 11) gelten je Standort die Stufen der Sonderanforderungen, die dem dort angewendeten LoE zugeordnet sind.</w:t>
      </w:r>
    </w:p>
    <w:p w14:paraId="56679C4E" w14:textId="77777777" w:rsidR="001F5C93" w:rsidRDefault="001F5C93" w:rsidP="001F5C93">
      <w:pPr>
        <w:pStyle w:val="Listenabsatz"/>
        <w:spacing w:after="80"/>
      </w:pPr>
    </w:p>
    <w:p w14:paraId="6CF4569E" w14:textId="77777777" w:rsidR="00244FDE" w:rsidRDefault="00244FDE" w:rsidP="001F5C93">
      <w:pPr>
        <w:pStyle w:val="Listenabsatz"/>
        <w:spacing w:after="80"/>
      </w:pPr>
    </w:p>
    <w:p w14:paraId="7EF3AD4C" w14:textId="77777777" w:rsidR="00244FDE" w:rsidRDefault="00244FDE" w:rsidP="001F5C93">
      <w:pPr>
        <w:pStyle w:val="Listenabsatz"/>
        <w:spacing w:after="80"/>
      </w:pPr>
    </w:p>
    <w:p w14:paraId="1816B3BF" w14:textId="77777777" w:rsidR="00244FDE" w:rsidRDefault="00244FDE" w:rsidP="001F5C93">
      <w:pPr>
        <w:pStyle w:val="Listenabsatz"/>
        <w:spacing w:after="80"/>
      </w:pPr>
    </w:p>
    <w:p w14:paraId="6C4453B4" w14:textId="77777777" w:rsidR="00244FDE" w:rsidRDefault="00244FDE" w:rsidP="001F5C93">
      <w:pPr>
        <w:pStyle w:val="Listenabsatz"/>
        <w:spacing w:after="80"/>
      </w:pPr>
    </w:p>
    <w:p w14:paraId="77E66FD4" w14:textId="77777777" w:rsidR="00244FDE" w:rsidRDefault="00244FDE" w:rsidP="001F5C93">
      <w:pPr>
        <w:pStyle w:val="Listenabsatz"/>
        <w:spacing w:after="80"/>
      </w:pPr>
    </w:p>
    <w:p w14:paraId="16947BD5" w14:textId="77777777" w:rsidR="00244FDE" w:rsidRDefault="00244FDE" w:rsidP="001F5C93">
      <w:pPr>
        <w:pStyle w:val="Listenabsatz"/>
        <w:spacing w:after="80"/>
      </w:pPr>
    </w:p>
    <w:p w14:paraId="2CF96D2E" w14:textId="77777777" w:rsidR="00244FDE" w:rsidRDefault="00244FDE" w:rsidP="001F5C93">
      <w:pPr>
        <w:pStyle w:val="Listenabsatz"/>
        <w:spacing w:after="80"/>
      </w:pPr>
    </w:p>
    <w:p w14:paraId="6024642F" w14:textId="77777777" w:rsidR="00244FDE" w:rsidRDefault="00244FDE" w:rsidP="001F5C93">
      <w:pPr>
        <w:pStyle w:val="Listenabsatz"/>
        <w:spacing w:after="80"/>
      </w:pPr>
    </w:p>
    <w:p w14:paraId="65CCA753" w14:textId="77777777" w:rsidR="00244FDE" w:rsidRDefault="00244FDE" w:rsidP="001F5C93">
      <w:pPr>
        <w:pStyle w:val="Listenabsatz"/>
        <w:spacing w:after="80"/>
      </w:pPr>
    </w:p>
    <w:p w14:paraId="7EB39179" w14:textId="77777777" w:rsidR="00244FDE" w:rsidRDefault="00244FDE" w:rsidP="001F5C93">
      <w:pPr>
        <w:pStyle w:val="Listenabsatz"/>
        <w:spacing w:after="80"/>
      </w:pPr>
    </w:p>
    <w:p w14:paraId="7916EF8F" w14:textId="77777777" w:rsidR="00244FDE" w:rsidRDefault="00244FDE" w:rsidP="001F5C93">
      <w:pPr>
        <w:pStyle w:val="Listenabsatz"/>
        <w:spacing w:after="80"/>
      </w:pPr>
    </w:p>
    <w:p w14:paraId="3027211F" w14:textId="77777777" w:rsidR="00244FDE" w:rsidRDefault="00244FDE" w:rsidP="001F5C93">
      <w:pPr>
        <w:pStyle w:val="Listenabsatz"/>
        <w:spacing w:after="80"/>
      </w:pPr>
    </w:p>
    <w:p w14:paraId="3F16671F" w14:textId="77777777" w:rsidR="00244FDE" w:rsidRDefault="00244FDE" w:rsidP="001F5C93">
      <w:pPr>
        <w:pStyle w:val="Listenabsatz"/>
        <w:spacing w:after="80"/>
      </w:pPr>
    </w:p>
    <w:p w14:paraId="7CA4F419" w14:textId="5AC4A29D" w:rsidR="00C71491" w:rsidRDefault="00347E21" w:rsidP="00C71491">
      <w:pPr>
        <w:pStyle w:val="berschrift2"/>
      </w:pPr>
      <w:bookmarkStart w:id="23" w:name="_Toc241501462"/>
      <w:r>
        <w:lastRenderedPageBreak/>
        <w:t xml:space="preserve">4.7 Prüfscope</w:t>
      </w:r>
      <w:bookmarkEnd w:id="23"/>
    </w:p>
    <w:p w14:paraId="145FF4C1" w14:textId="77777777" w:rsidR="00593BFB" w:rsidRPr="00593BFB" w:rsidRDefault="00593BFB" w:rsidP="00593BFB"/>
    <w:p w14:paraId="67ABF8F4" w14:textId="5900540A" w:rsidR="00793731" w:rsidRDefault="00A15DA1">
      <w:pPr>
        <w:spacing w:after="120"/>
      </w:pPr>
      <w:r>
        <w:t xml:space="preserve">Der Prüfscope definiert den Geltungsbereich der Prüfung und legt fest, welche Organisationseinheiten, Standorte, Prozesse und Prüfmodule Bestandteil der Bewertung sind. Ein eindeutig definierter Prüfscope ist Voraussetzung für eine transparente, reproduzierbare und nachvollziehbare Prüfung.</w:t>
      </w:r>
    </w:p>
    <w:p w14:paraId="4B7A9390" w14:textId="77777777" w:rsidR="00793731" w:rsidRDefault="00A15DA1">
      <w:pPr>
        <w:spacing w:after="120"/>
      </w:pPr>
      <w:r>
        <w:t xml:space="preserve">Der Prüfscope umfasst insbesondere:</w:t>
      </w:r>
    </w:p>
    <w:p w14:paraId="387BDCDF" w14:textId="77777777" w:rsidR="00793731" w:rsidRDefault="00A15DA1">
      <w:pPr>
        <w:pStyle w:val="Listenabsatz"/>
        <w:numPr>
          <w:ilvl w:val="0"/>
          <w:numId w:val="2"/>
        </w:numPr>
        <w:spacing w:after="80"/>
      </w:pPr>
      <w:r>
        <w:t>Anschrift und Bezeichnung des zu prüfenden Standorts bzw. der betroffenen Standorte</w:t>
      </w:r>
    </w:p>
    <w:p w14:paraId="02D51D86" w14:textId="77777777" w:rsidR="00793731" w:rsidRDefault="00A15DA1">
      <w:pPr>
        <w:pStyle w:val="Listenabsatz"/>
        <w:numPr>
          <w:ilvl w:val="0"/>
          <w:numId w:val="2"/>
        </w:numPr>
        <w:spacing w:after="80"/>
      </w:pPr>
      <w:r>
        <w:t>Inhaltlichen Umfang der Prüfung (LoE, Prüfmodule, Sonderanforderungen Stufe 1–3)</w:t>
      </w:r>
    </w:p>
    <w:p w14:paraId="05F82241" w14:textId="77777777" w:rsidR="00793731" w:rsidRDefault="00793731">
      <w:pPr>
        <w:spacing w:after="60"/>
      </w:pPr>
    </w:p>
    <w:p w14:paraId="0DC1EC64" w14:textId="55A8CB0C" w:rsidR="00D22FFD" w:rsidRDefault="00A15DA1">
      <w:pPr>
        <w:spacing w:after="120"/>
      </w:pPr>
      <w:r>
        <w:t xml:space="preserve">Der Prüfscope wird auf Basis des Scope-Entwurfs des Herstellers/Auftraggebers festgelegt, im Kick-Off schriftlich bestätigt (Kapitel 4.8) und bildet einen verbindlichen Bestandteil der Prüfungsunterlagen. Änderungen während der Prüfung richten sich nach Kapitel 4.8, Schritt 5.</w:t>
      </w:r>
    </w:p>
    <w:p w14:paraId="6E945351" w14:textId="63966941" w:rsidR="00C71491" w:rsidRDefault="00D22FFD">
      <w:pPr>
        <w:spacing w:after="120"/>
      </w:pPr>
      <w:r>
        <w:t xml:space="preserve">Innerhalb eines Prüfscopes gelten für alle Standorte dieselben Prüfmodule und Prüfziele. Ein standortabhängig unterschiedlicher Prüfumfang ist nicht zulässig; hiervon ausgenommen ist die standortabhängig unterschiedliche Prüftiefe (LoE) bei der Prüfung mehrerer Standorte nach Kapitel 11 (Multi-Site-Ansatz).</w:t>
      </w:r>
    </w:p>
    <w:p w14:paraId="58495147" w14:textId="77777777" w:rsidR="00244FDE" w:rsidRDefault="00244FDE">
      <w:pPr>
        <w:spacing w:after="120"/>
      </w:pPr>
    </w:p>
    <w:p w14:paraId="68F45028" w14:textId="77777777" w:rsidR="00244FDE" w:rsidRDefault="00244FDE">
      <w:pPr>
        <w:spacing w:after="120"/>
      </w:pPr>
    </w:p>
    <w:p w14:paraId="54B01CB0" w14:textId="77777777" w:rsidR="00244FDE" w:rsidRDefault="00244FDE">
      <w:pPr>
        <w:spacing w:after="120"/>
      </w:pPr>
    </w:p>
    <w:p w14:paraId="549120A8" w14:textId="77777777" w:rsidR="00244FDE" w:rsidRDefault="00244FDE">
      <w:pPr>
        <w:spacing w:after="120"/>
      </w:pPr>
    </w:p>
    <w:p w14:paraId="5E8992D9" w14:textId="77777777" w:rsidR="00244FDE" w:rsidRDefault="00244FDE">
      <w:pPr>
        <w:spacing w:after="120"/>
      </w:pPr>
    </w:p>
    <w:p w14:paraId="515A4CB4" w14:textId="77777777" w:rsidR="00244FDE" w:rsidRDefault="00244FDE">
      <w:pPr>
        <w:spacing w:after="120"/>
      </w:pPr>
    </w:p>
    <w:p w14:paraId="70DF7571" w14:textId="77777777" w:rsidR="00244FDE" w:rsidRDefault="00244FDE">
      <w:pPr>
        <w:spacing w:after="120"/>
      </w:pPr>
    </w:p>
    <w:p w14:paraId="6305E81A" w14:textId="77777777" w:rsidR="00244FDE" w:rsidRDefault="00244FDE">
      <w:pPr>
        <w:spacing w:after="120"/>
      </w:pPr>
    </w:p>
    <w:p w14:paraId="62FAD6F8" w14:textId="77777777" w:rsidR="00244FDE" w:rsidRDefault="00244FDE">
      <w:pPr>
        <w:spacing w:after="120"/>
      </w:pPr>
    </w:p>
    <w:p w14:paraId="1F7173A1" w14:textId="77777777" w:rsidR="00244FDE" w:rsidRDefault="00244FDE">
      <w:pPr>
        <w:spacing w:after="120"/>
      </w:pPr>
    </w:p>
    <w:p w14:paraId="4EA5BE5B" w14:textId="77777777" w:rsidR="00244FDE" w:rsidRDefault="00244FDE">
      <w:pPr>
        <w:spacing w:after="120"/>
      </w:pPr>
    </w:p>
    <w:p w14:paraId="6A352A38" w14:textId="77777777" w:rsidR="00244FDE" w:rsidRDefault="00244FDE">
      <w:pPr>
        <w:spacing w:after="120"/>
      </w:pPr>
    </w:p>
    <w:p w14:paraId="16EB07CE" w14:textId="77777777" w:rsidR="00244FDE" w:rsidRDefault="00244FDE">
      <w:pPr>
        <w:spacing w:after="120"/>
      </w:pPr>
    </w:p>
    <w:p w14:paraId="354EFAD5" w14:textId="77777777" w:rsidR="00244FDE" w:rsidRDefault="00244FDE">
      <w:pPr>
        <w:spacing w:after="120"/>
      </w:pPr>
    </w:p>
    <w:p w14:paraId="4A0DF3FB" w14:textId="77777777" w:rsidR="00244FDE" w:rsidRDefault="00244FDE">
      <w:pPr>
        <w:spacing w:after="120"/>
      </w:pPr>
    </w:p>
    <w:p w14:paraId="092C1D0A" w14:textId="77777777" w:rsidR="00244FDE" w:rsidRDefault="00244FDE">
      <w:pPr>
        <w:spacing w:after="120"/>
      </w:pPr>
    </w:p>
    <w:p w14:paraId="0F229752" w14:textId="173E7F0B" w:rsidR="007730E2" w:rsidRDefault="00347E21" w:rsidP="00CE13C3">
      <w:pPr>
        <w:pStyle w:val="berschrift2"/>
      </w:pPr>
      <w:bookmarkStart w:id="24" w:name="_Toc241501463"/>
      <w:r>
        <w:lastRenderedPageBreak/>
        <w:t xml:space="preserve">4.8 Scopingprozess und Verantwortlichkeiten</w:t>
      </w:r>
      <w:bookmarkEnd w:id="24"/>
    </w:p>
    <w:p w14:paraId="1C20B0DC" w14:textId="77777777" w:rsidR="00C71491" w:rsidRPr="00C71491" w:rsidRDefault="00C71491" w:rsidP="00C71491"/>
    <w:tbl>
      <w:tblPr>
        <w:tblStyle w:val="Tabellenraster"/>
        <w:tblW w:w="9360" w:type="dxa"/>
        <w:tblLook w:val="04A0" w:firstRow="1" w:lastRow="0" w:firstColumn="1" w:lastColumn="0" w:noHBand="0" w:noVBand="1"/>
      </w:tblPr>
      <w:tblGrid>
        <w:gridCol w:w="3000"/>
        <w:gridCol w:w="6360"/>
      </w:tblGrid>
      <w:tr w:rsidR="00C71491" w:rsidRPr="00187D50" w14:paraId="17040C70" w14:textId="77777777" w:rsidTr="00DC7041">
        <w:tc>
          <w:tcPr>
            <w:tcW w:w="3000" w:type="dxa"/>
            <w:shd w:val="clear" w:color="063D2C" w:fill="063D2C"/>
          </w:tcPr>
          <w:p w14:paraId="429E54AD" w14:textId="77777777" w:rsidR="00B03B6B" w:rsidRPr="00187D50" w:rsidRDefault="00B03B6B" w:rsidP="00B102DC">
            <w:pPr>
              <w:rPr>
                <w:rFonts w:ascii="Noto Sans Black" w:hAnsi="Noto Sans Black" w:cs="Noto Sans Black"/>
                <w:b/>
                <w:color w:val="FFFFFF"/>
                <w:sz w:val="20"/>
              </w:rPr>
            </w:pPr>
            <w:r>
              <w:rPr>
                <w:rFonts w:ascii="Noto Sans Black" w:hAnsi="Noto Sans Black" w:cs="Noto Sans Black"/>
                <w:b/>
                <w:bCs/>
                <w:color w:val="FFFFFF"/>
                <w:sz w:val="20"/>
                <w:szCs w:val="19"/>
              </w:rPr>
              <w:t>Schritt</w:t>
            </w:r>
          </w:p>
        </w:tc>
        <w:tc>
          <w:tcPr>
            <w:tcW w:w="6360" w:type="dxa"/>
            <w:shd w:val="clear" w:color="063D2C" w:fill="063D2C"/>
          </w:tcPr>
          <w:p w14:paraId="4F2348AA" w14:textId="77777777" w:rsidR="00B03B6B" w:rsidRPr="00187D50" w:rsidRDefault="00B03B6B" w:rsidP="00B102DC">
            <w:pPr>
              <w:rPr>
                <w:rFonts w:ascii="Noto Sans Black" w:hAnsi="Noto Sans Black" w:cs="Noto Sans Black"/>
                <w:b/>
                <w:color w:val="FFFFFF"/>
                <w:sz w:val="20"/>
              </w:rPr>
            </w:pPr>
            <w:r>
              <w:rPr>
                <w:rFonts w:ascii="Noto Sans Black" w:hAnsi="Noto Sans Black" w:cs="Noto Sans Black"/>
                <w:b/>
                <w:bCs/>
                <w:color w:val="FFFFFF"/>
                <w:sz w:val="20"/>
                <w:szCs w:val="19"/>
              </w:rPr>
              <w:t>Beschreibung und Verantwortlichkeit</w:t>
            </w:r>
          </w:p>
        </w:tc>
      </w:tr>
      <w:tr w:rsidR="00C71491" w:rsidRPr="00187D50" w14:paraId="59CA22F4" w14:textId="77777777" w:rsidTr="00DC7041">
        <w:tc>
          <w:tcPr>
            <w:tcW w:w="3000" w:type="dxa"/>
            <w:shd w:val="clear" w:color="FFFFFF" w:fill="FFFFFF"/>
          </w:tcPr>
          <w:p w14:paraId="0E90F604" w14:textId="77777777" w:rsidR="00B03B6B" w:rsidRPr="00187D50" w:rsidRDefault="00B03B6B" w:rsidP="00B102DC">
            <w:pPr>
              <w:rPr>
                <w:rFonts w:ascii="Noto Sans" w:hAnsi="Noto Sans" w:cs="Noto Sans"/>
                <w:color w:val="000000"/>
                <w:sz w:val="20"/>
                <w:szCs w:val="20"/>
              </w:rPr>
            </w:pPr>
            <w:r>
              <w:rPr>
                <w:rFonts w:ascii="Noto Sans" w:hAnsi="Noto Sans" w:cs="Noto Sans"/>
                <w:b/>
                <w:bCs/>
                <w:color w:val="000000"/>
                <w:sz w:val="20"/>
                <w:szCs w:val="20"/>
              </w:rPr>
              <w:t>1. SCE-Durchführung</w:t>
            </w:r>
          </w:p>
        </w:tc>
        <w:tc>
          <w:tcPr>
            <w:tcW w:w="6360" w:type="dxa"/>
            <w:shd w:val="clear" w:color="FFFFFF" w:fill="FFFFFF"/>
          </w:tcPr>
          <w:p w14:paraId="6A3ABB90" w14:textId="36A922D3" w:rsidR="00B03B6B" w:rsidRPr="00187D50" w:rsidRDefault="00B03B6B" w:rsidP="00B102DC">
            <w:pPr>
              <w:rPr>
                <w:rFonts w:ascii="Noto Sans" w:hAnsi="Noto Sans" w:cs="Noto Sans"/>
                <w:color w:val="000000"/>
                <w:sz w:val="20"/>
                <w:szCs w:val="20"/>
              </w:rPr>
            </w:pPr>
            <w:r>
              <w:rPr>
                <w:rFonts w:ascii="Noto Sans" w:hAnsi="Noto Sans" w:cs="Noto Sans"/>
                <w:color w:val="000000"/>
                <w:sz w:val="20"/>
                <w:szCs w:val="20"/>
              </w:rPr>
              <w:t xml:space="preserve">Der Hersteller/Auftraggeber führt die Supplier Criticality Evaluation (SCE) durch und leitet daraus das anzuwendende LoE sowie die daran gekoppelten Stufen der Sonderanforderungen ab. Das SCE-Ergebnis bildet die Grundlage des Scope-Entwurfs.</w:t>
            </w:r>
          </w:p>
        </w:tc>
      </w:tr>
      <w:tr w:rsidR="00C71491" w:rsidRPr="00187D50" w14:paraId="6AF0D09A" w14:textId="77777777" w:rsidTr="00DC7041">
        <w:tc>
          <w:tcPr>
            <w:tcW w:w="3000" w:type="dxa"/>
            <w:shd w:val="clear" w:color="F4F8F5" w:fill="F4F8F5"/>
          </w:tcPr>
          <w:p w14:paraId="5CB84B78" w14:textId="77777777" w:rsidR="00B03B6B" w:rsidRPr="00187D50" w:rsidRDefault="00B03B6B" w:rsidP="00B102DC">
            <w:pPr>
              <w:rPr>
                <w:rFonts w:ascii="Noto Sans" w:hAnsi="Noto Sans" w:cs="Noto Sans"/>
                <w:color w:val="000000"/>
                <w:sz w:val="20"/>
                <w:szCs w:val="20"/>
              </w:rPr>
            </w:pPr>
            <w:r>
              <w:rPr>
                <w:rFonts w:ascii="Noto Sans" w:hAnsi="Noto Sans" w:cs="Noto Sans"/>
                <w:b/>
                <w:bCs/>
                <w:color w:val="000000"/>
                <w:sz w:val="20"/>
                <w:szCs w:val="20"/>
              </w:rPr>
              <w:t xml:space="preserve">2. Scope-Entwurf</w:t>
            </w:r>
          </w:p>
        </w:tc>
        <w:tc>
          <w:tcPr>
            <w:tcW w:w="6360" w:type="dxa"/>
            <w:shd w:val="clear" w:color="F4F8F5" w:fill="F4F8F5"/>
          </w:tcPr>
          <w:p w14:paraId="25340F44" w14:textId="47E82054" w:rsidR="00B03B6B" w:rsidRPr="00187D50" w:rsidRDefault="00D10A34" w:rsidP="00B102DC">
            <w:pPr>
              <w:rPr>
                <w:rFonts w:ascii="Noto Sans" w:hAnsi="Noto Sans" w:cs="Noto Sans"/>
                <w:color w:val="000000"/>
                <w:sz w:val="20"/>
                <w:szCs w:val="20"/>
              </w:rPr>
            </w:pPr>
            <w:r>
              <w:rPr>
                <w:rFonts w:ascii="Noto Sans" w:hAnsi="Noto Sans" w:cs="Noto Sans"/>
                <w:color w:val="000000"/>
                <w:sz w:val="20"/>
                <w:szCs w:val="20"/>
              </w:rPr>
              <w:t xml:space="preserve">Der Hersteller/Auftraggeber erstellt auf Basis der SCE einen Scope-Entwurf, der Standorte, Prüfmodule, LoE und Sonderanforderungen benennt. Der Scope-Entwurf wird dem CADIS</w:t>
            </w:r>
            <w:r>
              <w:rPr>
                <w:rFonts w:ascii="Noto Sans" w:hAnsi="Noto Sans" w:cs="Noto Sans"/>
                <w:color w:val="000000"/>
                <w:sz w:val="20"/>
                <w:szCs w:val="20"/>
                <w:vertAlign w:val="superscript"/>
              </w:rPr>
              <w:t>®</w:t>
            </w:r>
            <w:r>
              <w:rPr>
                <w:rFonts w:ascii="Noto Sans" w:hAnsi="Noto Sans" w:cs="Noto Sans"/>
                <w:color w:val="000000"/>
                <w:sz w:val="20"/>
                <w:szCs w:val="20"/>
              </w:rPr>
              <w:t>-Fachbereich und dem zu prüfenden Unternehmen vorab zur Kenntnis gegeben.</w:t>
            </w:r>
          </w:p>
        </w:tc>
      </w:tr>
      <w:tr w:rsidR="00C71491" w:rsidRPr="00187D50" w14:paraId="420E4008" w14:textId="77777777" w:rsidTr="00DC7041">
        <w:tc>
          <w:tcPr>
            <w:tcW w:w="3000" w:type="dxa"/>
            <w:shd w:val="clear" w:color="FFFFFF" w:fill="FFFFFF"/>
          </w:tcPr>
          <w:p w14:paraId="2FA50092" w14:textId="77777777" w:rsidR="00B03B6B" w:rsidRPr="00187D50" w:rsidRDefault="00B03B6B" w:rsidP="00B102DC">
            <w:pPr>
              <w:rPr>
                <w:rFonts w:ascii="Noto Sans" w:hAnsi="Noto Sans" w:cs="Noto Sans"/>
                <w:color w:val="000000"/>
                <w:sz w:val="20"/>
                <w:szCs w:val="20"/>
              </w:rPr>
            </w:pPr>
            <w:r>
              <w:rPr>
                <w:rFonts w:ascii="Noto Sans" w:hAnsi="Noto Sans" w:cs="Noto Sans"/>
                <w:b/>
                <w:bCs/>
                <w:color w:val="000000"/>
                <w:sz w:val="20"/>
                <w:szCs w:val="20"/>
              </w:rPr>
              <w:t>3. Abstimmung vor dem Kick-Off</w:t>
            </w:r>
          </w:p>
        </w:tc>
        <w:tc>
          <w:tcPr>
            <w:tcW w:w="6360" w:type="dxa"/>
            <w:shd w:val="clear" w:color="FFFFFF" w:fill="FFFFFF"/>
          </w:tcPr>
          <w:p w14:paraId="6813BBC6" w14:textId="77777777" w:rsidR="00B03B6B" w:rsidRPr="00187D50" w:rsidRDefault="00B03B6B" w:rsidP="00B102DC">
            <w:pPr>
              <w:rPr>
                <w:rFonts w:ascii="Noto Sans" w:hAnsi="Noto Sans" w:cs="Noto Sans"/>
                <w:color w:val="000000"/>
                <w:sz w:val="20"/>
                <w:szCs w:val="20"/>
              </w:rPr>
            </w:pPr>
            <w:r>
              <w:rPr>
                <w:rFonts w:ascii="Noto Sans" w:hAnsi="Noto Sans" w:cs="Noto Sans"/>
                <w:color w:val="000000"/>
                <w:sz w:val="20"/>
                <w:szCs w:val="20"/>
              </w:rPr>
              <w:t>Auditor und geprüftes Unternehmen können begründete Anpassungsvorschläge einbringen. Vorgeschlagene Ausschlüsse bedürfen der ausdrücklichen Zustimmung des Herstellers/Auftraggebers.</w:t>
            </w:r>
          </w:p>
        </w:tc>
      </w:tr>
      <w:tr w:rsidR="00C71491" w:rsidRPr="00187D50" w14:paraId="296796F2" w14:textId="77777777" w:rsidTr="00DC7041">
        <w:tc>
          <w:tcPr>
            <w:tcW w:w="3000" w:type="dxa"/>
            <w:shd w:val="clear" w:color="F4F8F5" w:fill="F4F8F5"/>
          </w:tcPr>
          <w:p w14:paraId="1C765B39" w14:textId="77777777" w:rsidR="00B03B6B" w:rsidRPr="00187D50" w:rsidRDefault="00B03B6B" w:rsidP="00B102DC">
            <w:pPr>
              <w:rPr>
                <w:rFonts w:ascii="Noto Sans" w:hAnsi="Noto Sans" w:cs="Noto Sans"/>
                <w:color w:val="000000"/>
                <w:sz w:val="20"/>
                <w:szCs w:val="20"/>
              </w:rPr>
            </w:pPr>
            <w:r>
              <w:rPr>
                <w:rFonts w:ascii="Noto Sans" w:hAnsi="Noto Sans" w:cs="Noto Sans"/>
                <w:b/>
                <w:bCs/>
                <w:color w:val="000000"/>
                <w:sz w:val="20"/>
                <w:szCs w:val="20"/>
              </w:rPr>
              <w:t xml:space="preserve">4. Kick-Off und Scope-Bestätigung</w:t>
            </w:r>
          </w:p>
        </w:tc>
        <w:tc>
          <w:tcPr>
            <w:tcW w:w="6360" w:type="dxa"/>
            <w:shd w:val="clear" w:color="F4F8F5" w:fill="F4F8F5"/>
          </w:tcPr>
          <w:p w14:paraId="03966C6F" w14:textId="77777777" w:rsidR="00B03B6B" w:rsidRPr="00187D50" w:rsidRDefault="00B03B6B" w:rsidP="00B102DC">
            <w:pPr>
              <w:rPr>
                <w:rFonts w:ascii="Noto Sans" w:hAnsi="Noto Sans" w:cs="Noto Sans"/>
                <w:color w:val="000000"/>
                <w:sz w:val="20"/>
                <w:szCs w:val="20"/>
              </w:rPr>
            </w:pPr>
            <w:r>
              <w:rPr>
                <w:rFonts w:ascii="Noto Sans" w:hAnsi="Noto Sans" w:cs="Noto Sans"/>
                <w:color w:val="000000"/>
                <w:sz w:val="20"/>
                <w:szCs w:val="20"/>
              </w:rPr>
              <w:t xml:space="preserve">Im Kick-Off wird der finale Scope schriftlich bestätigt. Ohne schriftliche Scope-Bestätigung darf die Prüfung nicht begonnen werden.</w:t>
            </w:r>
          </w:p>
        </w:tc>
      </w:tr>
      <w:tr w:rsidR="00C71491" w:rsidRPr="00187D50" w14:paraId="2A318601" w14:textId="77777777" w:rsidTr="00DC7041">
        <w:tc>
          <w:tcPr>
            <w:tcW w:w="3000" w:type="dxa"/>
            <w:shd w:val="clear" w:color="FFFFFF" w:fill="FFFFFF"/>
          </w:tcPr>
          <w:p w14:paraId="3F96562F" w14:textId="77777777" w:rsidR="00B03B6B" w:rsidRPr="00187D50" w:rsidRDefault="00B03B6B" w:rsidP="00B102DC">
            <w:pPr>
              <w:rPr>
                <w:rFonts w:ascii="Noto Sans" w:hAnsi="Noto Sans" w:cs="Noto Sans"/>
                <w:color w:val="000000"/>
                <w:sz w:val="20"/>
                <w:szCs w:val="20"/>
              </w:rPr>
            </w:pPr>
            <w:r>
              <w:rPr>
                <w:rFonts w:ascii="Noto Sans" w:hAnsi="Noto Sans" w:cs="Noto Sans"/>
                <w:b/>
                <w:bCs/>
                <w:color w:val="000000"/>
                <w:sz w:val="20"/>
                <w:szCs w:val="20"/>
              </w:rPr>
              <w:t>5. Änderungen während der Prüfung</w:t>
            </w:r>
          </w:p>
        </w:tc>
        <w:tc>
          <w:tcPr>
            <w:tcW w:w="6360" w:type="dxa"/>
            <w:shd w:val="clear" w:color="FFFFFF" w:fill="FFFFFF"/>
          </w:tcPr>
          <w:p w14:paraId="05751A13" w14:textId="77777777" w:rsidR="00B03B6B" w:rsidRPr="00187D50" w:rsidRDefault="00B03B6B" w:rsidP="00B102DC">
            <w:pPr>
              <w:rPr>
                <w:rFonts w:ascii="Noto Sans" w:hAnsi="Noto Sans" w:cs="Noto Sans"/>
                <w:color w:val="000000"/>
                <w:sz w:val="20"/>
                <w:szCs w:val="20"/>
              </w:rPr>
            </w:pPr>
            <w:r>
              <w:rPr>
                <w:rFonts w:ascii="Noto Sans" w:hAnsi="Noto Sans" w:cs="Noto Sans"/>
                <w:color w:val="000000"/>
                <w:sz w:val="20"/>
                <w:szCs w:val="20"/>
              </w:rPr>
              <w:t xml:space="preserve">Scope-Änderungen während der laufenden Prüfung sind zu begründen, schriftlich festzuhalten und erfordern die Zustimmung aller Parteien (Auditor, geprüftes Unternehmen, Hersteller/Auftraggeber). Kritische Abweichungen aus der laufenden Prüfung dürfen nicht durch nachträgliche Scope-Reduktionen umgangen werden. Erweiterungen des Scopes nach Abschluss der Erstprüfung (zusätzliche Standorte, weitere Prüfmodule, Anhebung des LoE) richten sich nach Kapitel 6.12.</w:t>
            </w:r>
          </w:p>
        </w:tc>
      </w:tr>
    </w:tbl>
    <w:p w14:paraId="7286B350" w14:textId="77777777" w:rsidR="00A719D6" w:rsidRDefault="00A719D6">
      <w:pPr>
        <w:spacing w:after="120"/>
      </w:pPr>
    </w:p>
    <w:p w14:paraId="0F631FA7" w14:textId="77777777" w:rsidR="00244FDE" w:rsidRDefault="00244FDE">
      <w:pPr>
        <w:spacing w:after="120"/>
      </w:pPr>
    </w:p>
    <w:p w14:paraId="04A251C6" w14:textId="3B13B53F" w:rsidR="00793731" w:rsidRDefault="00347E21">
      <w:pPr>
        <w:pStyle w:val="berschrift2"/>
      </w:pPr>
      <w:bookmarkStart w:id="25" w:name="_Toc241501464"/>
      <w:r>
        <w:t xml:space="preserve">4.9 Supplier Criticality Evaluation (SCE)</w:t>
      </w:r>
      <w:bookmarkEnd w:id="25"/>
    </w:p>
    <w:p w14:paraId="0CC941D4" w14:textId="77777777" w:rsidR="00593BFB" w:rsidRPr="00593BFB" w:rsidRDefault="00593BFB" w:rsidP="00593BFB"/>
    <w:p w14:paraId="6227D565" w14:textId="77777777" w:rsidR="00793731" w:rsidRDefault="00A15DA1">
      <w:pPr>
        <w:spacing w:after="120"/>
      </w:pPr>
      <w:r>
        <w:t>Die SCE beschreibt die systematische Einstufung der Kritikalität eines Lieferanten durch den Hersteller/Auftraggeber. Ziel ist es, das Risikoprofil eines Lieferanten hinsichtlich sicherheitsrelevanter, technologischer und geschäftlicher Abhängigkeiten zu bewerten und den geeigneten Prüfumfang festzulegen.</w:t>
      </w:r>
    </w:p>
    <w:p w14:paraId="2D3273EF" w14:textId="77777777" w:rsidR="00793731" w:rsidRDefault="00A15DA1">
      <w:pPr>
        <w:spacing w:after="120"/>
      </w:pPr>
      <w:r>
        <w:t>In die SCE-Bewertung fließen insbesondere folgende Kriterien ein:</w:t>
      </w:r>
    </w:p>
    <w:p w14:paraId="0396756A" w14:textId="77777777" w:rsidR="00793731" w:rsidRDefault="00A15DA1">
      <w:pPr>
        <w:pStyle w:val="Listenabsatz"/>
        <w:numPr>
          <w:ilvl w:val="0"/>
          <w:numId w:val="2"/>
        </w:numPr>
        <w:spacing w:after="80"/>
      </w:pPr>
      <w:r>
        <w:t>Sicherheitsrelevanz und Schutzbedarf der gelieferten Güter oder Leistungen</w:t>
      </w:r>
    </w:p>
    <w:p w14:paraId="3E2311F7" w14:textId="77777777" w:rsidR="00793731" w:rsidRDefault="00A15DA1">
      <w:pPr>
        <w:pStyle w:val="Listenabsatz"/>
        <w:numPr>
          <w:ilvl w:val="0"/>
          <w:numId w:val="2"/>
        </w:numPr>
        <w:spacing w:after="80"/>
      </w:pPr>
      <w:r>
        <w:t>Beitrag zur operativen und technologischen Leistungsfähigkeit des Herstellers</w:t>
      </w:r>
    </w:p>
    <w:p w14:paraId="6274FBE2" w14:textId="77777777" w:rsidR="00793731" w:rsidRDefault="00A15DA1">
      <w:pPr>
        <w:pStyle w:val="Listenabsatz"/>
        <w:numPr>
          <w:ilvl w:val="0"/>
          <w:numId w:val="2"/>
        </w:numPr>
        <w:spacing w:after="80"/>
      </w:pPr>
      <w:r>
        <w:t>Komplexität der Lieferbeziehung und Grad der Integration in kritische Prozesse</w:t>
      </w:r>
    </w:p>
    <w:p w14:paraId="3CEFEE0F" w14:textId="77777777" w:rsidR="00793731" w:rsidRDefault="00A15DA1">
      <w:pPr>
        <w:pStyle w:val="Listenabsatz"/>
        <w:numPr>
          <w:ilvl w:val="0"/>
          <w:numId w:val="2"/>
        </w:numPr>
        <w:spacing w:after="80"/>
      </w:pPr>
      <w:r>
        <w:t>Regulatorische und vertragliche Anforderungen</w:t>
      </w:r>
    </w:p>
    <w:p w14:paraId="5B8C90EF" w14:textId="77777777" w:rsidR="00793731" w:rsidRDefault="00A15DA1">
      <w:pPr>
        <w:pStyle w:val="Listenabsatz"/>
        <w:numPr>
          <w:ilvl w:val="0"/>
          <w:numId w:val="2"/>
        </w:numPr>
        <w:spacing w:after="80"/>
      </w:pPr>
      <w:r>
        <w:t>Potenzielle Auswirkungen eines Ausfalls oder einer Sicherheitsverletzung (Business Impact)</w:t>
      </w:r>
    </w:p>
    <w:p w14:paraId="513DC992" w14:textId="77777777" w:rsidR="00793731" w:rsidRDefault="00793731">
      <w:pPr>
        <w:spacing w:after="60"/>
      </w:pPr>
    </w:p>
    <w:p w14:paraId="63A2511B" w14:textId="68C210EC" w:rsidR="0062137D" w:rsidRDefault="00D10A34">
      <w:pPr>
        <w:spacing w:after="120"/>
      </w:pPr>
      <w:r>
        <w:lastRenderedPageBreak/>
        <w:t xml:space="preserve">Die Supplier Criticality Evaluation klärt in drei Schritten die CADIS</w:t>
      </w:r>
      <w:r>
        <w:rPr>
          <w:vertAlign w:val="superscript"/>
        </w:rPr>
        <w:t>®</w:t>
      </w:r>
      <w:r>
        <w:t xml:space="preserve">-Erforderlichkeit, das Level of Examination (LoE 1–3) und die relevanten Prüfmodule. Aus dem LoE wird automatisch die Kritikalitätsstufe und damit die anzuwendenden Stufen der Sonderanforderungen (siehe Kapitel 4.6) abgeleitet.</w:t>
      </w:r>
    </w:p>
    <w:p w14:paraId="5E83F511" w14:textId="77777777" w:rsidR="00303DA9" w:rsidRDefault="00303DA9">
      <w:pPr>
        <w:spacing w:after="120"/>
      </w:pPr>
    </w:p>
    <w:p w14:paraId="616722F9" w14:textId="225742F4" w:rsidR="00C71491" w:rsidRDefault="00347E21" w:rsidP="00C71491">
      <w:pPr>
        <w:pStyle w:val="berschrift2"/>
      </w:pPr>
      <w:bookmarkStart w:id="26" w:name="_Toc241501465"/>
      <w:r>
        <w:t>4.10 Feststellungen</w:t>
      </w:r>
      <w:bookmarkEnd w:id="26"/>
    </w:p>
    <w:p w14:paraId="3226B3CD" w14:textId="77777777" w:rsidR="00593BFB" w:rsidRPr="00593BFB" w:rsidRDefault="00593BFB" w:rsidP="00593BFB"/>
    <w:p w14:paraId="4E33A9DF" w14:textId="4DE783CD" w:rsidR="00793731" w:rsidRDefault="00D10A34">
      <w:pPr>
        <w:spacing w:after="120"/>
      </w:pPr>
      <w:r>
        <w:t>Im Rahmen einer CADIS</w:t>
      </w:r>
      <w:r>
        <w:rPr>
          <w:vertAlign w:val="superscript"/>
        </w:rPr>
        <w:t>®</w:t>
      </w:r>
      <w:r>
        <w:t>-Prüfung werden drei Feststellungsarten unterschieden; Prüfpunkte ohne Feststellung werden als konform dokumentiert:</w:t>
      </w:r>
    </w:p>
    <w:p w14:paraId="2F08A0C9" w14:textId="77777777" w:rsidR="00793731" w:rsidRDefault="00793731">
      <w:pPr>
        <w:spacing w:after="60"/>
      </w:pPr>
    </w:p>
    <w:tbl>
      <w:tblPr>
        <w:tblStyle w:val="Tabellenraster"/>
        <w:tblW w:w="9360" w:type="dxa"/>
        <w:tblLook w:val="04A0" w:firstRow="1" w:lastRow="0" w:firstColumn="1" w:lastColumn="0" w:noHBand="0" w:noVBand="1"/>
      </w:tblPr>
      <w:tblGrid>
        <w:gridCol w:w="2200"/>
        <w:gridCol w:w="7160"/>
      </w:tblGrid>
      <w:tr w:rsidR="00C71491" w:rsidRPr="00187D50" w14:paraId="073EF6D6" w14:textId="77777777" w:rsidTr="00DC7041">
        <w:tc>
          <w:tcPr>
            <w:tcW w:w="2200" w:type="dxa"/>
            <w:shd w:val="clear" w:color="063D2C" w:fill="063D2C"/>
          </w:tcPr>
          <w:p w14:paraId="790D1183" w14:textId="77777777" w:rsidR="00793731" w:rsidRPr="00187D50" w:rsidRDefault="00A15DA1">
            <w:pPr>
              <w:rPr>
                <w:rFonts w:ascii="Noto Sans Black" w:hAnsi="Noto Sans Black" w:cs="Noto Sans Black"/>
                <w:b/>
                <w:color w:val="FFFFFF"/>
                <w:sz w:val="20"/>
              </w:rPr>
            </w:pPr>
            <w:r>
              <w:rPr>
                <w:rFonts w:ascii="Noto Sans Black" w:hAnsi="Noto Sans Black" w:cs="Noto Sans Black"/>
                <w:b/>
                <w:bCs/>
                <w:color w:val="FFFFFF"/>
                <w:sz w:val="20"/>
                <w:szCs w:val="20"/>
              </w:rPr>
              <w:t>Feststellungsart</w:t>
            </w:r>
          </w:p>
        </w:tc>
        <w:tc>
          <w:tcPr>
            <w:tcW w:w="7160" w:type="dxa"/>
            <w:shd w:val="clear" w:color="063D2C" w:fill="063D2C"/>
          </w:tcPr>
          <w:p w14:paraId="0565CE46" w14:textId="77777777" w:rsidR="00793731" w:rsidRPr="00187D50" w:rsidRDefault="00A15DA1">
            <w:pPr>
              <w:rPr>
                <w:rFonts w:ascii="Noto Sans Black" w:hAnsi="Noto Sans Black" w:cs="Noto Sans Black"/>
                <w:b/>
                <w:color w:val="FFFFFF"/>
                <w:sz w:val="20"/>
              </w:rPr>
            </w:pPr>
            <w:r>
              <w:rPr>
                <w:rFonts w:ascii="Noto Sans Black" w:hAnsi="Noto Sans Black" w:cs="Noto Sans Black"/>
                <w:b/>
                <w:bCs/>
                <w:color w:val="FFFFFF"/>
                <w:sz w:val="20"/>
                <w:szCs w:val="20"/>
              </w:rPr>
              <w:t>Beschreibung</w:t>
            </w:r>
          </w:p>
        </w:tc>
      </w:tr>
      <w:tr w:rsidR="00C71491" w:rsidRPr="00187D50" w14:paraId="52F4EBEC" w14:textId="77777777" w:rsidTr="00DC7041">
        <w:tc>
          <w:tcPr>
            <w:tcW w:w="2200" w:type="dxa"/>
            <w:shd w:val="clear" w:color="FFFFFF" w:fill="FFFFFF"/>
          </w:tcPr>
          <w:p w14:paraId="78F7E406" w14:textId="77777777" w:rsidR="00793731" w:rsidRPr="00187D50" w:rsidRDefault="00A15DA1">
            <w:pPr>
              <w:rPr>
                <w:rFonts w:ascii="Noto Sans" w:hAnsi="Noto Sans" w:cs="Noto Sans"/>
                <w:color w:val="000000"/>
                <w:sz w:val="20"/>
              </w:rPr>
            </w:pPr>
            <w:r>
              <w:rPr>
                <w:rFonts w:ascii="Noto Sans" w:hAnsi="Noto Sans" w:cs="Noto Sans"/>
                <w:b/>
                <w:bCs/>
                <w:color w:val="000000"/>
                <w:sz w:val="20"/>
                <w:szCs w:val="20"/>
              </w:rPr>
              <w:t>Kritische Abweichung</w:t>
            </w:r>
          </w:p>
        </w:tc>
        <w:tc>
          <w:tcPr>
            <w:tcW w:w="7160" w:type="dxa"/>
            <w:shd w:val="clear" w:color="FFFFFF" w:fill="FFFFFF"/>
          </w:tcPr>
          <w:p w14:paraId="58F3AC25" w14:textId="1DE17BB1" w:rsidR="00793731" w:rsidRPr="00187D50" w:rsidRDefault="00A15DA1">
            <w:pPr>
              <w:rPr>
                <w:rFonts w:ascii="Noto Sans" w:hAnsi="Noto Sans" w:cs="Noto Sans"/>
                <w:color w:val="000000"/>
                <w:sz w:val="20"/>
              </w:rPr>
            </w:pPr>
            <w:r>
              <w:rPr>
                <w:rFonts w:ascii="Noto Sans" w:hAnsi="Noto Sans" w:cs="Noto Sans"/>
                <w:color w:val="000000"/>
                <w:sz w:val="20"/>
                <w:szCs w:val="20"/>
              </w:rPr>
              <w:t>Gravierender Mangel, der die Sicherheit von Informationen unmittelbar gefährdet oder grundlegende Zweifel an der Funktionsfähigkeit des jeweiligen Managementsystems bzw. an der Erreichung der Schutzziele aufkommen lässt. (Anforderungsbezogen)</w:t>
            </w:r>
          </w:p>
        </w:tc>
      </w:tr>
      <w:tr w:rsidR="00C71491" w:rsidRPr="00187D50" w14:paraId="706ACB3B" w14:textId="77777777" w:rsidTr="00DC7041">
        <w:tc>
          <w:tcPr>
            <w:tcW w:w="2200" w:type="dxa"/>
            <w:shd w:val="clear" w:color="F4F8F5" w:fill="F4F8F5"/>
          </w:tcPr>
          <w:p w14:paraId="3EAA8677" w14:textId="77777777" w:rsidR="00793731" w:rsidRPr="00187D50" w:rsidRDefault="00A15DA1">
            <w:pPr>
              <w:rPr>
                <w:rFonts w:ascii="Noto Sans" w:hAnsi="Noto Sans" w:cs="Noto Sans"/>
                <w:color w:val="000000"/>
                <w:sz w:val="20"/>
              </w:rPr>
            </w:pPr>
            <w:r>
              <w:rPr>
                <w:rFonts w:ascii="Noto Sans" w:hAnsi="Noto Sans" w:cs="Noto Sans"/>
                <w:b/>
                <w:bCs/>
                <w:color w:val="000000"/>
                <w:sz w:val="20"/>
                <w:szCs w:val="20"/>
              </w:rPr>
              <w:t>Nicht kritische Abweichung</w:t>
            </w:r>
          </w:p>
        </w:tc>
        <w:tc>
          <w:tcPr>
            <w:tcW w:w="7160" w:type="dxa"/>
            <w:shd w:val="clear" w:color="F4F8F5" w:fill="F4F8F5"/>
          </w:tcPr>
          <w:p w14:paraId="2EF552E1" w14:textId="6AE25091" w:rsidR="00793731" w:rsidRPr="00187D50" w:rsidRDefault="00A15DA1">
            <w:pPr>
              <w:rPr>
                <w:rFonts w:ascii="Noto Sans" w:hAnsi="Noto Sans" w:cs="Noto Sans"/>
                <w:color w:val="000000"/>
                <w:sz w:val="20"/>
              </w:rPr>
            </w:pPr>
            <w:r>
              <w:rPr>
                <w:rFonts w:ascii="Noto Sans" w:hAnsi="Noto Sans" w:cs="Noto Sans"/>
                <w:color w:val="000000"/>
                <w:sz w:val="20"/>
                <w:szCs w:val="20"/>
              </w:rPr>
              <w:t>Mangel, der die Informationssicherheit nicht unmittelbar ernsthaft gefährdet und die grundsätzliche Funktionsfähigkeit des jeweiligen Managementsystems nicht infrage stellt. (Anforderungsbezogen)</w:t>
            </w:r>
          </w:p>
        </w:tc>
      </w:tr>
      <w:tr w:rsidR="00C71491" w:rsidRPr="00187D50" w14:paraId="3E413936" w14:textId="77777777" w:rsidTr="00DC7041">
        <w:tc>
          <w:tcPr>
            <w:tcW w:w="2200" w:type="dxa"/>
            <w:shd w:val="clear" w:color="FFFFFF" w:fill="FFFFFF"/>
          </w:tcPr>
          <w:p w14:paraId="0F36A8E1" w14:textId="77777777" w:rsidR="00793731" w:rsidRPr="00187D50" w:rsidRDefault="00A15DA1">
            <w:pPr>
              <w:rPr>
                <w:rFonts w:ascii="Noto Sans" w:hAnsi="Noto Sans" w:cs="Noto Sans"/>
                <w:color w:val="000000"/>
                <w:sz w:val="20"/>
              </w:rPr>
            </w:pPr>
            <w:r>
              <w:rPr>
                <w:rFonts w:ascii="Noto Sans" w:hAnsi="Noto Sans" w:cs="Noto Sans"/>
                <w:b/>
                <w:bCs/>
                <w:color w:val="000000"/>
                <w:sz w:val="20"/>
                <w:szCs w:val="20"/>
              </w:rPr>
              <w:t>Beobachtung</w:t>
            </w:r>
          </w:p>
        </w:tc>
        <w:tc>
          <w:tcPr>
            <w:tcW w:w="7160" w:type="dxa"/>
            <w:shd w:val="clear" w:color="FFFFFF" w:fill="FFFFFF"/>
          </w:tcPr>
          <w:p w14:paraId="3EF98160" w14:textId="04A3ED8F" w:rsidR="00793731" w:rsidRPr="00187D50" w:rsidRDefault="00A15DA1">
            <w:pPr>
              <w:rPr>
                <w:rFonts w:ascii="Noto Sans" w:hAnsi="Noto Sans" w:cs="Noto Sans"/>
                <w:color w:val="000000"/>
                <w:sz w:val="20"/>
              </w:rPr>
            </w:pPr>
            <w:r>
              <w:rPr>
                <w:rFonts w:ascii="Noto Sans" w:hAnsi="Noto Sans" w:cs="Noto Sans"/>
                <w:color w:val="000000"/>
                <w:sz w:val="20"/>
                <w:szCs w:val="20"/>
              </w:rPr>
              <w:t>Festgestellter Sachverhalt, bei dem aktuell kein unmittelbares Risiko besteht, der jedoch auf eine mögliche zukünftige Gefährdung hinweisen kann. (Nicht zwingend anforderungsbezogen)</w:t>
            </w:r>
          </w:p>
        </w:tc>
      </w:tr>
      <w:tr w:rsidR="00C71491" w:rsidRPr="00187D50" w14:paraId="19FEE861" w14:textId="77777777" w:rsidTr="00DC7041">
        <w:tc>
          <w:tcPr>
            <w:tcW w:w="2200" w:type="dxa"/>
            <w:shd w:val="clear" w:color="F4F8F5" w:fill="F4F8F5"/>
          </w:tcPr>
          <w:p w14:paraId="64C4CB64" w14:textId="07DFF9E5" w:rsidR="00793731" w:rsidRPr="00187D50" w:rsidRDefault="00A15DA1">
            <w:pPr>
              <w:rPr>
                <w:rFonts w:ascii="Noto Sans" w:hAnsi="Noto Sans" w:cs="Noto Sans"/>
                <w:color w:val="000000"/>
                <w:sz w:val="20"/>
              </w:rPr>
            </w:pPr>
            <w:r>
              <w:rPr>
                <w:rFonts w:ascii="Noto Sans" w:hAnsi="Noto Sans" w:cs="Noto Sans"/>
                <w:b/>
                <w:bCs/>
                <w:color w:val="000000"/>
                <w:sz w:val="20"/>
                <w:szCs w:val="20"/>
              </w:rPr>
              <w:t>Ohne Feststellung (konform)</w:t>
            </w:r>
          </w:p>
        </w:tc>
        <w:tc>
          <w:tcPr>
            <w:tcW w:w="7160" w:type="dxa"/>
            <w:shd w:val="clear" w:color="F4F8F5" w:fill="F4F8F5"/>
          </w:tcPr>
          <w:p w14:paraId="6CBBA9FF" w14:textId="77777777" w:rsidR="00793731" w:rsidRPr="00187D50" w:rsidRDefault="00A15DA1">
            <w:pPr>
              <w:rPr>
                <w:rFonts w:ascii="Noto Sans" w:hAnsi="Noto Sans" w:cs="Noto Sans"/>
                <w:color w:val="000000"/>
                <w:sz w:val="20"/>
              </w:rPr>
            </w:pPr>
            <w:r>
              <w:rPr>
                <w:rFonts w:ascii="Noto Sans" w:hAnsi="Noto Sans" w:cs="Noto Sans"/>
                <w:color w:val="000000"/>
                <w:sz w:val="20"/>
                <w:szCs w:val="20"/>
              </w:rPr>
              <w:t>Anforderungen sind vollständig, wirksam und nachvollziehbar umgesetzt. Keine Abweichungen erkennbar. (Prüfpunktbezogen)</w:t>
            </w:r>
          </w:p>
        </w:tc>
      </w:tr>
    </w:tbl>
    <w:p w14:paraId="23F83166" w14:textId="77777777" w:rsidR="00892327" w:rsidRDefault="00892327">
      <w:pPr>
        <w:spacing w:after="120"/>
      </w:pPr>
    </w:p>
    <w:p w14:paraId="76279200" w14:textId="1DA37CD1" w:rsidR="001E3EDC" w:rsidRDefault="00D539D1">
      <w:pPr>
        <w:spacing w:after="120"/>
      </w:pPr>
      <w:r>
        <w:t>Reifegrad und Feststellung werden unabhängig voneinander vergeben; eine feste Zuordnung besteht nicht. In der Praxis bestehen jedoch Wechselwirkungen, die der Auditor zu berücksichtigen hat:</w:t>
      </w:r>
    </w:p>
    <w:p w14:paraId="46DFDC41" w14:textId="77777777" w:rsidR="001E3EDC" w:rsidRDefault="00D539D1" w:rsidP="00244FDE">
      <w:pPr>
        <w:pStyle w:val="Listenabsatz"/>
        <w:numPr>
          <w:ilvl w:val="0"/>
          <w:numId w:val="2"/>
        </w:numPr>
        <w:spacing w:after="80"/>
      </w:pPr>
      <w:r>
        <w:t>Ein Prüfpunkt mit Reifegrad 0 kann nicht als konform bewertet werden; für ihn ist eine Abweichung festzustellen.</w:t>
      </w:r>
    </w:p>
    <w:p w14:paraId="15118F5E" w14:textId="77777777" w:rsidR="001E3EDC" w:rsidRDefault="00D539D1" w:rsidP="00244FDE">
      <w:pPr>
        <w:pStyle w:val="Listenabsatz"/>
        <w:numPr>
          <w:ilvl w:val="0"/>
          <w:numId w:val="2"/>
        </w:numPr>
        <w:spacing w:after="80"/>
      </w:pPr>
      <w:r>
        <w:t>Beobachtungen haben keinen Einfluss auf den Security Score und das Prüfergebnis.</w:t>
      </w:r>
    </w:p>
    <w:p w14:paraId="5DB5D640" w14:textId="77777777" w:rsidR="001E3EDC" w:rsidRDefault="00D539D1" w:rsidP="00244FDE">
      <w:pPr>
        <w:pStyle w:val="Listenabsatz"/>
        <w:numPr>
          <w:ilvl w:val="0"/>
          <w:numId w:val="2"/>
        </w:numPr>
        <w:spacing w:after="80"/>
      </w:pPr>
      <w:r>
        <w:t xml:space="preserve">Unterschreitet der Security Score einen der Schwellenwerte (1,01 bzw. 2,75), ohne dass entsprechende Abweichungen festgestellt wurden, hat der Auditor die vergebenen Reifegrade und Feststellungen erneut auf Konsistenz zu prüfen und das Ergebnis dieser Prüfung zu dokumentieren.</w:t>
      </w:r>
    </w:p>
    <w:p w14:paraId="14C9683E" w14:textId="77777777" w:rsidR="00793731" w:rsidRDefault="00A15DA1">
      <w:r>
        <w:br w:type="page"/>
      </w:r>
    </w:p>
    <w:p w14:paraId="0DB0D5E3" w14:textId="77A52ABB" w:rsidR="00793731" w:rsidRDefault="00347E21">
      <w:pPr>
        <w:pStyle w:val="berschrift1"/>
      </w:pPr>
      <w:bookmarkStart w:id="27" w:name="_Toc241501466"/>
      <w:r>
        <w:rPr>
          <w:color w:val="017D40"/>
          <w:sz w:val="60"/>
        </w:rPr>
        <w:lastRenderedPageBreak/>
        <w:t xml:space="preserve">5 </w:t>
      </w:r>
      <w:r>
        <w:t>Qualifikationsanforderungen an Auditoren</w:t>
      </w:r>
      <w:bookmarkEnd w:id="27"/>
    </w:p>
    <w:p w14:paraId="6CBAB118" w14:textId="77777777" w:rsidR="00C71491" w:rsidRDefault="00C71491">
      <w:pPr>
        <w:pStyle w:val="berschrift2"/>
      </w:pPr>
    </w:p>
    <w:p w14:paraId="540A2441" w14:textId="3C2CC566" w:rsidR="00793731" w:rsidRDefault="00347E21">
      <w:pPr>
        <w:pStyle w:val="berschrift2"/>
      </w:pPr>
      <w:bookmarkStart w:id="28" w:name="_Toc241501467"/>
      <w:r>
        <w:t>5.1 Allgemeine Anforderungen</w:t>
      </w:r>
      <w:bookmarkEnd w:id="28"/>
    </w:p>
    <w:p w14:paraId="6DFAA813" w14:textId="77777777" w:rsidR="00593BFB" w:rsidRPr="00593BFB" w:rsidRDefault="00593BFB" w:rsidP="00593BFB"/>
    <w:p w14:paraId="241DB3B2" w14:textId="62FAD54D" w:rsidR="00793731" w:rsidRDefault="00D10A34">
      <w:pPr>
        <w:spacing w:after="120"/>
      </w:pPr>
      <w:r>
        <w:t>Auditoren, die im Rahmen von CADIS</w:t>
      </w:r>
      <w:r>
        <w:rPr>
          <w:vertAlign w:val="superscript"/>
        </w:rPr>
        <w:t>®</w:t>
      </w:r>
      <w:r>
        <w:t xml:space="preserve"> tätig werden, müssen neben den modulspezifischen Qualifikationen folgende allgemeine Anforderungen erfüllen:</w:t>
      </w:r>
    </w:p>
    <w:p w14:paraId="22838497" w14:textId="77777777" w:rsidR="00793731" w:rsidRDefault="00A15DA1">
      <w:pPr>
        <w:pStyle w:val="Listenabsatz"/>
        <w:numPr>
          <w:ilvl w:val="0"/>
          <w:numId w:val="2"/>
        </w:numPr>
        <w:spacing w:after="80"/>
      </w:pPr>
      <w:r>
        <w:t>Nachweisliche Erfahrung in der Durchführung von Informationssicherheits- oder IT-Audits (mindestens 3 Jahre)</w:t>
      </w:r>
    </w:p>
    <w:p w14:paraId="2A824EED" w14:textId="77777777" w:rsidR="00793731" w:rsidRDefault="00A15DA1">
      <w:pPr>
        <w:pStyle w:val="Listenabsatz"/>
        <w:numPr>
          <w:ilvl w:val="0"/>
          <w:numId w:val="2"/>
        </w:numPr>
        <w:spacing w:after="80"/>
      </w:pPr>
      <w:r>
        <w:t>Kenntnis der relevanten Normen und Rahmenwerke (ISO/IEC 27001, IEC 62443, NIST CSF)</w:t>
      </w:r>
    </w:p>
    <w:p w14:paraId="641AAB2B" w14:textId="659E1232" w:rsidR="00793731" w:rsidRDefault="00D10A34">
      <w:pPr>
        <w:pStyle w:val="Listenabsatz"/>
        <w:numPr>
          <w:ilvl w:val="0"/>
          <w:numId w:val="2"/>
        </w:numPr>
        <w:spacing w:after="80"/>
      </w:pPr>
      <w:r>
        <w:t>Vertrautheit mit dem CADIS</w:t>
      </w:r>
      <w:r>
        <w:rPr>
          <w:vertAlign w:val="superscript"/>
        </w:rPr>
        <w:t>®</w:t>
      </w:r>
      <w:r>
        <w:t>-Prüfverfahren (Nachweis durch CADIS</w:t>
      </w:r>
      <w:r>
        <w:rPr>
          <w:vertAlign w:val="superscript"/>
        </w:rPr>
        <w:t>®</w:t>
      </w:r>
      <w:r>
        <w:t>-Einführungsschulung)</w:t>
      </w:r>
    </w:p>
    <w:p w14:paraId="419A2BAC" w14:textId="37EDCAEE" w:rsidR="003342AC" w:rsidRDefault="00D539D1">
      <w:pPr>
        <w:pStyle w:val="Listenabsatz"/>
        <w:numPr>
          <w:ilvl w:val="0"/>
          <w:numId w:val="2"/>
        </w:numPr>
        <w:spacing w:after="80"/>
      </w:pPr>
      <w:r>
        <w:t>Nachweis regelmäßiger fachlicher Weiterbildung zu den geprüften Themenfeldern</w:t>
      </w:r>
    </w:p>
    <w:p>
      <w:pPr>
        <w:pStyle w:val="Listenabsatz"/>
        <w:numPr>
          <w:ilvl w:val="0"/>
          <w:numId w:val="2"/>
        </w:numPr>
        <w:spacing w:after="80"/>
      </w:pPr>
      <w:r>
        <w:t>Zulassung bzw. Qualifikation als Auditor für ein Auditschema (z. B. Zulassung zum Auditor für ISO/IEC 27001 oder TISAX); ein bestimmtes Schema ist nicht vorgeschrieben, und eine aktuell gültige TISAX-Zulassung ist nicht zwingend erforderlich</w:t>
      </w:r>
    </w:p>
    <w:p w14:paraId="5379303D" w14:textId="77777777" w:rsidR="00A719D6" w:rsidRDefault="00A719D6" w:rsidP="00A719D6">
      <w:pPr>
        <w:pStyle w:val="Listenabsatz"/>
        <w:spacing w:after="80"/>
      </w:pPr>
    </w:p>
    <w:p w14:paraId="528A32E2" w14:textId="77777777" w:rsidR="003342AC" w:rsidRDefault="00D539D1">
      <w:pPr>
        <w:spacing w:after="120"/>
      </w:pPr>
      <w:r>
        <w:t>Der Lead Auditor erfüllt mindestens die Qualifikationsanforderungen für das Prüfmodul „Organisation der Informationssicherheit“, verantwortet die Gesamtprüfung und koordiniert das Auditteam.</w:t>
      </w:r>
    </w:p>
    <w:p w14:paraId="2F859F1B" w14:textId="77777777" w:rsidR="00793731" w:rsidRDefault="00793731">
      <w:pPr>
        <w:spacing w:after="60"/>
      </w:pPr>
    </w:p>
    <w:p w14:paraId="085617B9" w14:textId="77777777" w:rsidR="00A719D6" w:rsidRDefault="00A719D6">
      <w:pPr>
        <w:spacing w:after="60"/>
      </w:pPr>
    </w:p>
    <w:p w14:paraId="3A3DEF98" w14:textId="77777777" w:rsidR="00A719D6" w:rsidRDefault="00A719D6">
      <w:pPr>
        <w:spacing w:after="60"/>
      </w:pPr>
    </w:p>
    <w:p w14:paraId="5D93111B" w14:textId="77777777" w:rsidR="00A719D6" w:rsidRDefault="00A719D6">
      <w:pPr>
        <w:spacing w:after="60"/>
      </w:pPr>
    </w:p>
    <w:p w14:paraId="34F00E38" w14:textId="77777777" w:rsidR="00A719D6" w:rsidRDefault="00A719D6">
      <w:pPr>
        <w:spacing w:after="60"/>
      </w:pPr>
    </w:p>
    <w:p w14:paraId="25B9FD3D" w14:textId="77777777" w:rsidR="00A719D6" w:rsidRDefault="00A719D6">
      <w:pPr>
        <w:spacing w:after="60"/>
      </w:pPr>
    </w:p>
    <w:p w14:paraId="06A8A7AB" w14:textId="77777777" w:rsidR="00A719D6" w:rsidRDefault="00A719D6">
      <w:pPr>
        <w:spacing w:after="60"/>
      </w:pPr>
    </w:p>
    <w:p w14:paraId="250D93E5" w14:textId="77777777" w:rsidR="00A719D6" w:rsidRDefault="00A719D6">
      <w:pPr>
        <w:spacing w:after="60"/>
      </w:pPr>
    </w:p>
    <w:p w14:paraId="5434AF4B" w14:textId="77777777" w:rsidR="00A719D6" w:rsidRDefault="00A719D6">
      <w:pPr>
        <w:spacing w:after="60"/>
      </w:pPr>
    </w:p>
    <w:p w14:paraId="5AA12A64" w14:textId="77777777" w:rsidR="00A719D6" w:rsidRDefault="00A719D6">
      <w:pPr>
        <w:spacing w:after="60"/>
      </w:pPr>
    </w:p>
    <w:p w14:paraId="2665DF59" w14:textId="77777777" w:rsidR="00A719D6" w:rsidRDefault="00A719D6">
      <w:pPr>
        <w:spacing w:after="60"/>
      </w:pPr>
    </w:p>
    <w:p w14:paraId="44E8AF72" w14:textId="77777777" w:rsidR="00A719D6" w:rsidRDefault="00A719D6">
      <w:pPr>
        <w:spacing w:after="60"/>
      </w:pPr>
    </w:p>
    <w:p w14:paraId="127CDF18" w14:textId="77777777" w:rsidR="00A719D6" w:rsidRDefault="00A719D6">
      <w:pPr>
        <w:spacing w:after="60"/>
      </w:pPr>
    </w:p>
    <w:p w14:paraId="07045777" w14:textId="0681560B" w:rsidR="00793731" w:rsidRDefault="00347E21">
      <w:pPr>
        <w:pStyle w:val="berschrift2"/>
      </w:pPr>
      <w:bookmarkStart w:id="29" w:name="_Toc241501468"/>
      <w:r>
        <w:lastRenderedPageBreak/>
        <w:t>5.2 Modulspezifische Qualifikationsanforderungen (Version 1.0)</w:t>
      </w:r>
      <w:bookmarkEnd w:id="29"/>
    </w:p>
    <w:p w14:paraId="051EB130" w14:textId="77777777" w:rsidR="00593BFB" w:rsidRPr="00593BFB" w:rsidRDefault="00593BFB" w:rsidP="00593BFB"/>
    <w:p w14:paraId="4C9C3623" w14:textId="391252D9" w:rsidR="00793731" w:rsidRDefault="00A15DA1">
      <w:pPr>
        <w:spacing w:after="120"/>
      </w:pPr>
      <w:r>
        <w:t>Für die Prüfung der nachfolgenden Module ist der Nachweis der aufgeführten Qualifikationen durch den Auditor erforderlich:</w:t>
      </w:r>
    </w:p>
    <w:p w14:paraId="1FD5C89D" w14:textId="77777777" w:rsidR="00793731" w:rsidRDefault="00793731">
      <w:pPr>
        <w:spacing w:after="60"/>
      </w:pPr>
    </w:p>
    <w:tbl>
      <w:tblPr>
        <w:tblStyle w:val="Tabellenraster"/>
        <w:tblW w:w="9360" w:type="dxa"/>
        <w:tblLook w:val="04A0" w:firstRow="1" w:lastRow="0" w:firstColumn="1" w:lastColumn="0" w:noHBand="0" w:noVBand="1"/>
      </w:tblPr>
      <w:tblGrid>
        <w:gridCol w:w="3200"/>
        <w:gridCol w:w="6160"/>
      </w:tblGrid>
      <w:tr w:rsidR="00C71491" w:rsidRPr="00187D50" w14:paraId="359CE166" w14:textId="77777777" w:rsidTr="00DC7041">
        <w:tc>
          <w:tcPr>
            <w:tcW w:w="3200" w:type="dxa"/>
            <w:shd w:val="clear" w:color="063D2C" w:fill="063D2C"/>
          </w:tcPr>
          <w:p w14:paraId="677DF817" w14:textId="77777777" w:rsidR="00793731" w:rsidRPr="00187D50" w:rsidRDefault="00A15DA1">
            <w:pPr>
              <w:rPr>
                <w:rFonts w:ascii="Noto Sans Black" w:hAnsi="Noto Sans Black" w:cs="Noto Sans Black"/>
                <w:b/>
                <w:color w:val="FFFFFF"/>
                <w:sz w:val="20"/>
              </w:rPr>
            </w:pPr>
            <w:r>
              <w:rPr>
                <w:rFonts w:ascii="Noto Sans Black" w:hAnsi="Noto Sans Black" w:cs="Noto Sans Black"/>
                <w:b/>
                <w:bCs/>
                <w:color w:val="FFFFFF"/>
                <w:sz w:val="20"/>
                <w:szCs w:val="20"/>
              </w:rPr>
              <w:t>Prüfmodul</w:t>
            </w:r>
          </w:p>
        </w:tc>
        <w:tc>
          <w:tcPr>
            <w:tcW w:w="6160" w:type="dxa"/>
            <w:shd w:val="clear" w:color="063D2C" w:fill="063D2C"/>
          </w:tcPr>
          <w:p w14:paraId="66A36804" w14:textId="77777777" w:rsidR="00793731" w:rsidRPr="00187D50" w:rsidRDefault="00A15DA1">
            <w:pPr>
              <w:rPr>
                <w:rFonts w:ascii="Noto Sans Black" w:hAnsi="Noto Sans Black" w:cs="Noto Sans Black"/>
                <w:b/>
                <w:color w:val="FFFFFF"/>
                <w:sz w:val="20"/>
              </w:rPr>
            </w:pPr>
            <w:r>
              <w:rPr>
                <w:rFonts w:ascii="Noto Sans Black" w:hAnsi="Noto Sans Black" w:cs="Noto Sans Black"/>
                <w:b/>
                <w:bCs/>
                <w:color w:val="FFFFFF"/>
                <w:sz w:val="20"/>
                <w:szCs w:val="20"/>
              </w:rPr>
              <w:t>Qualifikationsanforderung</w:t>
            </w:r>
          </w:p>
        </w:tc>
      </w:tr>
      <w:tr w:rsidR="00C71491" w:rsidRPr="00187D50" w14:paraId="67CEE79D" w14:textId="77777777" w:rsidTr="00DC7041">
        <w:tc>
          <w:tcPr>
            <w:tcW w:w="3200" w:type="dxa"/>
            <w:shd w:val="clear" w:color="FFFFFF" w:fill="FFFFFF"/>
          </w:tcPr>
          <w:p w14:paraId="406C3A8E" w14:textId="77777777" w:rsidR="00793731" w:rsidRPr="00187D50" w:rsidRDefault="00A15DA1">
            <w:pPr>
              <w:rPr>
                <w:rFonts w:ascii="Noto Sans" w:hAnsi="Noto Sans" w:cs="Noto Sans"/>
                <w:color w:val="000000"/>
                <w:sz w:val="20"/>
              </w:rPr>
            </w:pPr>
            <w:r>
              <w:rPr>
                <w:rFonts w:ascii="Noto Sans" w:hAnsi="Noto Sans" w:cs="Noto Sans"/>
                <w:color w:val="000000"/>
                <w:sz w:val="20"/>
                <w:szCs w:val="20"/>
              </w:rPr>
              <w:t>Physische Sicherheit am Standort</w:t>
            </w:r>
          </w:p>
        </w:tc>
        <w:tc>
          <w:tcPr>
            <w:tcW w:w="6160" w:type="dxa"/>
            <w:shd w:val="clear" w:color="FFFFFF" w:fill="FFFFFF"/>
          </w:tcPr>
          <w:p w14:paraId="130F3AEC" w14:textId="77777777" w:rsidR="00793731" w:rsidRPr="00187D50" w:rsidRDefault="00A15DA1">
            <w:pPr>
              <w:rPr>
                <w:rFonts w:ascii="Noto Sans" w:hAnsi="Noto Sans" w:cs="Noto Sans"/>
                <w:color w:val="000000"/>
                <w:sz w:val="20"/>
              </w:rPr>
            </w:pPr>
            <w:r>
              <w:rPr>
                <w:rFonts w:ascii="Noto Sans" w:hAnsi="Noto Sans" w:cs="Noto Sans"/>
                <w:color w:val="000000"/>
                <w:sz w:val="20"/>
                <w:szCs w:val="20"/>
              </w:rPr>
              <w:t>CISA, CISM oder ISO/IEC 27001 Lead Auditor oder nachweislich gleichwertige Qualifikation.</w:t>
            </w:r>
          </w:p>
        </w:tc>
      </w:tr>
      <w:tr w:rsidR="00C71491" w:rsidRPr="00187D50" w14:paraId="7E88BE26" w14:textId="77777777" w:rsidTr="00DC7041">
        <w:tc>
          <w:tcPr>
            <w:tcW w:w="3200" w:type="dxa"/>
            <w:shd w:val="clear" w:color="F4F8F5" w:fill="F4F8F5"/>
          </w:tcPr>
          <w:p w14:paraId="188FC386" w14:textId="77777777" w:rsidR="00793731" w:rsidRPr="00187D50" w:rsidRDefault="00A15DA1">
            <w:pPr>
              <w:rPr>
                <w:rFonts w:ascii="Noto Sans" w:hAnsi="Noto Sans" w:cs="Noto Sans"/>
                <w:color w:val="000000"/>
                <w:sz w:val="20"/>
              </w:rPr>
            </w:pPr>
            <w:r>
              <w:rPr>
                <w:rFonts w:ascii="Noto Sans" w:hAnsi="Noto Sans" w:cs="Noto Sans"/>
                <w:color w:val="000000"/>
                <w:sz w:val="20"/>
                <w:szCs w:val="20"/>
              </w:rPr>
              <w:t>Organisation der Informationssicherheit</w:t>
            </w:r>
          </w:p>
        </w:tc>
        <w:tc>
          <w:tcPr>
            <w:tcW w:w="6160" w:type="dxa"/>
            <w:shd w:val="clear" w:color="F4F8F5" w:fill="F4F8F5"/>
          </w:tcPr>
          <w:p w14:paraId="5E4CB901" w14:textId="77777777" w:rsidR="00793731" w:rsidRPr="00187D50" w:rsidRDefault="00A15DA1">
            <w:pPr>
              <w:rPr>
                <w:rFonts w:ascii="Noto Sans" w:hAnsi="Noto Sans" w:cs="Noto Sans"/>
                <w:color w:val="000000"/>
                <w:sz w:val="20"/>
              </w:rPr>
            </w:pPr>
            <w:r>
              <w:rPr>
                <w:rFonts w:ascii="Noto Sans" w:hAnsi="Noto Sans" w:cs="Noto Sans"/>
                <w:color w:val="000000"/>
                <w:sz w:val="20"/>
                <w:szCs w:val="20"/>
              </w:rPr>
              <w:t>CISA, CISM oder ISO/IEC 27001 Lead Auditor oder nachweislich gleichwertige Qualifikation.</w:t>
            </w:r>
          </w:p>
        </w:tc>
      </w:tr>
      <w:tr w:rsidR="00C71491" w:rsidRPr="00187D50" w14:paraId="448E3194" w14:textId="77777777" w:rsidTr="00DC7041">
        <w:tc>
          <w:tcPr>
            <w:tcW w:w="3200" w:type="dxa"/>
            <w:shd w:val="clear" w:color="FFFFFF" w:fill="FFFFFF"/>
          </w:tcPr>
          <w:p w14:paraId="153ABF90" w14:textId="77777777" w:rsidR="00793731" w:rsidRPr="00187D50" w:rsidRDefault="00A15DA1">
            <w:pPr>
              <w:rPr>
                <w:rFonts w:ascii="Noto Sans" w:hAnsi="Noto Sans" w:cs="Noto Sans"/>
                <w:color w:val="000000"/>
                <w:sz w:val="20"/>
              </w:rPr>
            </w:pPr>
            <w:r>
              <w:rPr>
                <w:rFonts w:ascii="Noto Sans" w:hAnsi="Noto Sans" w:cs="Noto Sans"/>
                <w:color w:val="000000"/>
                <w:sz w:val="20"/>
                <w:szCs w:val="20"/>
              </w:rPr>
              <w:t>Einsatz cloudbasierter und externer Serviceleistungen</w:t>
            </w:r>
          </w:p>
        </w:tc>
        <w:tc>
          <w:tcPr>
            <w:tcW w:w="6160" w:type="dxa"/>
            <w:shd w:val="clear" w:color="FFFFFF" w:fill="FFFFFF"/>
          </w:tcPr>
          <w:p w14:paraId="09D3AD57" w14:textId="77777777" w:rsidR="00793731" w:rsidRPr="00187D50" w:rsidRDefault="00A15DA1">
            <w:pPr>
              <w:rPr>
                <w:rFonts w:ascii="Noto Sans" w:hAnsi="Noto Sans" w:cs="Noto Sans"/>
                <w:color w:val="000000"/>
                <w:sz w:val="20"/>
              </w:rPr>
            </w:pPr>
            <w:r>
              <w:rPr>
                <w:rFonts w:ascii="Noto Sans" w:hAnsi="Noto Sans" w:cs="Noto Sans"/>
                <w:color w:val="000000"/>
                <w:sz w:val="20"/>
                <w:szCs w:val="20"/>
              </w:rPr>
              <w:t>CISA, CISM oder ISO/IEC 27001 Lead Auditor oder nachweislich gleichwertige Qualifikation.</w:t>
            </w:r>
          </w:p>
        </w:tc>
      </w:tr>
      <w:tr w:rsidR="00C71491" w:rsidRPr="00187D50" w14:paraId="0596BD0C" w14:textId="77777777" w:rsidTr="00DC7041">
        <w:tc>
          <w:tcPr>
            <w:tcW w:w="3200" w:type="dxa"/>
            <w:shd w:val="clear" w:color="F4F8F5" w:fill="F4F8F5"/>
          </w:tcPr>
          <w:p w14:paraId="562CD7C2" w14:textId="77777777" w:rsidR="00793731" w:rsidRPr="00187D50" w:rsidRDefault="00A15DA1">
            <w:pPr>
              <w:rPr>
                <w:rFonts w:ascii="Noto Sans" w:hAnsi="Noto Sans" w:cs="Noto Sans"/>
                <w:color w:val="000000"/>
                <w:sz w:val="20"/>
              </w:rPr>
            </w:pPr>
            <w:r>
              <w:rPr>
                <w:rFonts w:ascii="Noto Sans" w:hAnsi="Noto Sans" w:cs="Noto Sans"/>
                <w:color w:val="000000"/>
                <w:sz w:val="20"/>
                <w:szCs w:val="20"/>
              </w:rPr>
              <w:t>Sicherheit in der Softwareentwicklung</w:t>
            </w:r>
          </w:p>
        </w:tc>
        <w:tc>
          <w:tcPr>
            <w:tcW w:w="6160" w:type="dxa"/>
            <w:shd w:val="clear" w:color="F4F8F5" w:fill="F4F8F5"/>
          </w:tcPr>
          <w:p w14:paraId="115E0871" w14:textId="77777777" w:rsidR="00793731" w:rsidRPr="00187D50" w:rsidRDefault="00A15DA1">
            <w:pPr>
              <w:rPr>
                <w:rFonts w:ascii="Noto Sans" w:hAnsi="Noto Sans" w:cs="Noto Sans"/>
                <w:color w:val="000000"/>
                <w:sz w:val="20"/>
              </w:rPr>
            </w:pPr>
            <w:r>
              <w:rPr>
                <w:rFonts w:ascii="Noto Sans" w:hAnsi="Noto Sans" w:cs="Noto Sans"/>
                <w:color w:val="000000"/>
                <w:sz w:val="20"/>
                <w:szCs w:val="20"/>
              </w:rPr>
              <w:t>CISA, CISM oder ISO/IEC 27001 Lead Auditor oder nachweislich gleichwertige Qualifikation.</w:t>
            </w:r>
          </w:p>
        </w:tc>
      </w:tr>
      <w:tr w:rsidR="00C71491" w:rsidRPr="00187D50" w14:paraId="453FD626" w14:textId="77777777" w:rsidTr="00DC7041">
        <w:tc>
          <w:tcPr>
            <w:tcW w:w="3200" w:type="dxa"/>
            <w:shd w:val="clear" w:color="FFFFFF" w:fill="FFFFFF"/>
          </w:tcPr>
          <w:p w14:paraId="649E4CD4" w14:textId="77777777" w:rsidR="00793731" w:rsidRPr="00187D50" w:rsidRDefault="00A15DA1">
            <w:pPr>
              <w:rPr>
                <w:rFonts w:ascii="Noto Sans" w:hAnsi="Noto Sans" w:cs="Noto Sans"/>
                <w:color w:val="000000"/>
                <w:sz w:val="20"/>
              </w:rPr>
            </w:pPr>
            <w:r>
              <w:rPr>
                <w:rFonts w:ascii="Noto Sans" w:hAnsi="Noto Sans" w:cs="Noto Sans"/>
                <w:color w:val="000000"/>
                <w:sz w:val="20"/>
                <w:szCs w:val="20"/>
              </w:rPr>
              <w:t>Informationssicherheit im Projektmanagement, Personalwesen und Einkauf</w:t>
            </w:r>
          </w:p>
        </w:tc>
        <w:tc>
          <w:tcPr>
            <w:tcW w:w="6160" w:type="dxa"/>
            <w:shd w:val="clear" w:color="FFFFFF" w:fill="FFFFFF"/>
          </w:tcPr>
          <w:p w14:paraId="27F65B3A" w14:textId="77777777" w:rsidR="00793731" w:rsidRPr="00187D50" w:rsidRDefault="00A15DA1">
            <w:pPr>
              <w:rPr>
                <w:rFonts w:ascii="Noto Sans" w:hAnsi="Noto Sans" w:cs="Noto Sans"/>
                <w:color w:val="000000"/>
                <w:sz w:val="20"/>
              </w:rPr>
            </w:pPr>
            <w:r>
              <w:rPr>
                <w:rFonts w:ascii="Noto Sans" w:hAnsi="Noto Sans" w:cs="Noto Sans"/>
                <w:color w:val="000000"/>
                <w:sz w:val="20"/>
                <w:szCs w:val="20"/>
              </w:rPr>
              <w:t>CISA, CISM oder ISO/IEC 27001 Lead Auditor oder nachweislich gleichwertige Qualifikation.</w:t>
            </w:r>
          </w:p>
        </w:tc>
      </w:tr>
      <w:tr w:rsidR="00C71491" w:rsidRPr="00187D50" w14:paraId="5B144DF4" w14:textId="77777777" w:rsidTr="00DC7041">
        <w:tc>
          <w:tcPr>
            <w:tcW w:w="3200" w:type="dxa"/>
            <w:shd w:val="clear" w:color="F4F8F5" w:fill="F4F8F5"/>
          </w:tcPr>
          <w:p w14:paraId="46D42297" w14:textId="77777777" w:rsidR="00793731" w:rsidRPr="00187D50" w:rsidRDefault="00A15DA1">
            <w:pPr>
              <w:rPr>
                <w:rFonts w:ascii="Noto Sans" w:hAnsi="Noto Sans" w:cs="Noto Sans"/>
                <w:color w:val="000000"/>
                <w:sz w:val="20"/>
              </w:rPr>
            </w:pPr>
            <w:r>
              <w:rPr>
                <w:rFonts w:ascii="Noto Sans" w:hAnsi="Noto Sans" w:cs="Noto Sans"/>
                <w:color w:val="000000"/>
                <w:sz w:val="20"/>
                <w:szCs w:val="20"/>
              </w:rPr>
              <w:t>Incident- und Krisenmanagement</w:t>
            </w:r>
          </w:p>
        </w:tc>
        <w:tc>
          <w:tcPr>
            <w:tcW w:w="6160" w:type="dxa"/>
            <w:shd w:val="clear" w:color="F4F8F5" w:fill="F4F8F5"/>
          </w:tcPr>
          <w:p w14:paraId="533FD179" w14:textId="77777777" w:rsidR="00793731" w:rsidRPr="00187D50" w:rsidRDefault="00A15DA1">
            <w:pPr>
              <w:rPr>
                <w:rFonts w:ascii="Noto Sans" w:hAnsi="Noto Sans" w:cs="Noto Sans"/>
                <w:color w:val="000000"/>
                <w:sz w:val="20"/>
              </w:rPr>
            </w:pPr>
            <w:r>
              <w:rPr>
                <w:rFonts w:ascii="Noto Sans" w:hAnsi="Noto Sans" w:cs="Noto Sans"/>
                <w:color w:val="000000"/>
                <w:sz w:val="20"/>
                <w:szCs w:val="20"/>
              </w:rPr>
              <w:t>CISA, CISM oder ISO/IEC 27001 Lead Auditor oder nachweislich gleichwertige Qualifikation.</w:t>
            </w:r>
          </w:p>
        </w:tc>
      </w:tr>
      <w:tr w:rsidR="00C71491" w:rsidRPr="00187D50" w14:paraId="44AF3652" w14:textId="77777777" w:rsidTr="00DC7041">
        <w:tc>
          <w:tcPr>
            <w:tcW w:w="3200" w:type="dxa"/>
            <w:shd w:val="clear" w:color="FFFFFF" w:fill="FFFFFF"/>
          </w:tcPr>
          <w:p w14:paraId="77F42D54" w14:textId="70BCF954" w:rsidR="00793731" w:rsidRPr="00187D50" w:rsidRDefault="00A15DA1">
            <w:pPr>
              <w:rPr>
                <w:rFonts w:ascii="Noto Sans" w:hAnsi="Noto Sans" w:cs="Noto Sans"/>
                <w:color w:val="000000"/>
                <w:sz w:val="20"/>
              </w:rPr>
            </w:pPr>
            <w:r>
              <w:rPr>
                <w:rFonts w:ascii="Noto Sans" w:hAnsi="Noto Sans" w:cs="Noto Sans"/>
                <w:color w:val="000000"/>
                <w:sz w:val="20"/>
                <w:szCs w:val="20"/>
              </w:rPr>
              <w:t>Kontinuitätsmanagement (BCM)</w:t>
            </w:r>
          </w:p>
        </w:tc>
        <w:tc>
          <w:tcPr>
            <w:tcW w:w="6160" w:type="dxa"/>
            <w:shd w:val="clear" w:color="FFFFFF" w:fill="FFFFFF"/>
          </w:tcPr>
          <w:p w14:paraId="6D7BFA5B" w14:textId="77777777" w:rsidR="00793731" w:rsidRPr="00187D50" w:rsidRDefault="00A15DA1">
            <w:pPr>
              <w:rPr>
                <w:rFonts w:ascii="Noto Sans" w:hAnsi="Noto Sans" w:cs="Noto Sans"/>
                <w:color w:val="000000"/>
                <w:sz w:val="20"/>
              </w:rPr>
            </w:pPr>
            <w:r>
              <w:rPr>
                <w:rFonts w:ascii="Noto Sans" w:hAnsi="Noto Sans" w:cs="Noto Sans"/>
                <w:color w:val="000000"/>
                <w:sz w:val="20"/>
                <w:szCs w:val="20"/>
              </w:rPr>
              <w:t>CISA, CISM oder ISO/IEC 27001 Lead Auditor oder nachweislich gleichwertige Qualifikation.</w:t>
            </w:r>
          </w:p>
        </w:tc>
      </w:tr>
      <w:tr w:rsidR="00C71491" w:rsidRPr="00187D50" w14:paraId="41A5C6A0" w14:textId="77777777" w:rsidTr="00DC7041">
        <w:tc>
          <w:tcPr>
            <w:tcW w:w="3200" w:type="dxa"/>
            <w:shd w:val="clear" w:color="F4F8F5" w:fill="F4F8F5"/>
          </w:tcPr>
          <w:p w14:paraId="697838C3" w14:textId="0B6A9251" w:rsidR="00793731" w:rsidRPr="00187D50" w:rsidRDefault="00A15DA1">
            <w:pPr>
              <w:rPr>
                <w:rFonts w:ascii="Noto Sans" w:hAnsi="Noto Sans" w:cs="Noto Sans"/>
                <w:color w:val="000000"/>
                <w:sz w:val="20"/>
              </w:rPr>
            </w:pPr>
            <w:r>
              <w:rPr>
                <w:rFonts w:ascii="Noto Sans" w:hAnsi="Noto Sans" w:cs="Noto Sans"/>
                <w:color w:val="000000"/>
                <w:sz w:val="20"/>
                <w:szCs w:val="20"/>
              </w:rPr>
              <w:t>Identitäts- und Zugriffsmanagement (IAM)</w:t>
            </w:r>
          </w:p>
        </w:tc>
        <w:tc>
          <w:tcPr>
            <w:tcW w:w="6160" w:type="dxa"/>
            <w:shd w:val="clear" w:color="F4F8F5" w:fill="F4F8F5"/>
          </w:tcPr>
          <w:p w14:paraId="442670C0" w14:textId="77777777" w:rsidR="00793731" w:rsidRPr="00187D50" w:rsidRDefault="00A15DA1">
            <w:pPr>
              <w:rPr>
                <w:rFonts w:ascii="Noto Sans" w:hAnsi="Noto Sans" w:cs="Noto Sans"/>
                <w:color w:val="000000"/>
                <w:sz w:val="20"/>
              </w:rPr>
            </w:pPr>
            <w:r>
              <w:rPr>
                <w:rFonts w:ascii="Noto Sans" w:hAnsi="Noto Sans" w:cs="Noto Sans"/>
                <w:color w:val="000000"/>
                <w:sz w:val="20"/>
                <w:szCs w:val="20"/>
              </w:rPr>
              <w:t>CISA, CISM oder ISO/IEC 27001 Lead Auditor oder nachweislich gleichwertige Qualifikation.</w:t>
            </w:r>
          </w:p>
        </w:tc>
      </w:tr>
      <w:tr w:rsidR="00C71491" w:rsidRPr="00187D50" w14:paraId="16A57921" w14:textId="77777777" w:rsidTr="00DC7041">
        <w:tc>
          <w:tcPr>
            <w:tcW w:w="3200" w:type="dxa"/>
            <w:shd w:val="clear" w:color="FFFFFF" w:fill="FFFFFF"/>
          </w:tcPr>
          <w:p w14:paraId="16DA46A3" w14:textId="77777777" w:rsidR="00793731" w:rsidRPr="00187D50" w:rsidRDefault="00A15DA1">
            <w:pPr>
              <w:rPr>
                <w:rFonts w:ascii="Noto Sans" w:hAnsi="Noto Sans" w:cs="Noto Sans"/>
                <w:color w:val="000000"/>
                <w:sz w:val="20"/>
              </w:rPr>
            </w:pPr>
            <w:r>
              <w:rPr>
                <w:rFonts w:ascii="Noto Sans" w:hAnsi="Noto Sans" w:cs="Noto Sans"/>
                <w:color w:val="000000"/>
                <w:sz w:val="20"/>
                <w:szCs w:val="20"/>
              </w:rPr>
              <w:t>IT-Security</w:t>
            </w:r>
          </w:p>
        </w:tc>
        <w:tc>
          <w:tcPr>
            <w:tcW w:w="6160" w:type="dxa"/>
            <w:shd w:val="clear" w:color="FFFFFF" w:fill="FFFFFF"/>
          </w:tcPr>
          <w:p w14:paraId="4ED4A16C" w14:textId="77777777" w:rsidR="00793731" w:rsidRPr="00187D50" w:rsidRDefault="00A15DA1">
            <w:pPr>
              <w:rPr>
                <w:rFonts w:ascii="Noto Sans" w:hAnsi="Noto Sans" w:cs="Noto Sans"/>
                <w:color w:val="000000"/>
                <w:sz w:val="20"/>
              </w:rPr>
            </w:pPr>
            <w:r>
              <w:rPr>
                <w:rFonts w:ascii="Noto Sans" w:hAnsi="Noto Sans" w:cs="Noto Sans"/>
                <w:color w:val="000000"/>
                <w:sz w:val="20"/>
                <w:szCs w:val="20"/>
              </w:rPr>
              <w:t>CISA, CISM oder ISO/IEC 27001 Lead Auditor oder nachweislich gleichwertige Qualifikation.</w:t>
            </w:r>
          </w:p>
        </w:tc>
      </w:tr>
      <w:tr w:rsidR="00C71491" w:rsidRPr="00187D50" w14:paraId="4B93B2E1" w14:textId="77777777" w:rsidTr="00DC7041">
        <w:tc>
          <w:tcPr>
            <w:tcW w:w="3200" w:type="dxa"/>
            <w:shd w:val="clear" w:color="F4F8F5" w:fill="F4F8F5"/>
          </w:tcPr>
          <w:p w14:paraId="43E3AB83" w14:textId="77777777" w:rsidR="00793731" w:rsidRPr="00187D50" w:rsidRDefault="00A15DA1">
            <w:pPr>
              <w:rPr>
                <w:rFonts w:ascii="Noto Sans" w:hAnsi="Noto Sans" w:cs="Noto Sans"/>
                <w:color w:val="000000"/>
                <w:sz w:val="20"/>
              </w:rPr>
            </w:pPr>
            <w:r>
              <w:rPr>
                <w:rFonts w:ascii="Noto Sans" w:hAnsi="Noto Sans" w:cs="Noto Sans"/>
                <w:color w:val="000000"/>
                <w:sz w:val="20"/>
                <w:szCs w:val="20"/>
              </w:rPr>
              <w:t>Operational Technology (OT)</w:t>
            </w:r>
          </w:p>
        </w:tc>
        <w:tc>
          <w:tcPr>
            <w:tcW w:w="6160" w:type="dxa"/>
            <w:shd w:val="clear" w:color="F4F8F5" w:fill="F4F8F5"/>
          </w:tcPr>
          <w:p w14:paraId="10379FC1" w14:textId="7927886C" w:rsidR="00793731" w:rsidRPr="00187D50" w:rsidRDefault="00A15DA1">
            <w:pPr>
              <w:rPr>
                <w:rFonts w:ascii="Noto Sans" w:hAnsi="Noto Sans" w:cs="Noto Sans"/>
                <w:color w:val="000000"/>
                <w:sz w:val="20"/>
              </w:rPr>
            </w:pPr>
            <w:r>
              <w:rPr>
                <w:rFonts w:ascii="Noto Sans" w:hAnsi="Noto Sans" w:cs="Noto Sans"/>
                <w:color w:val="000000"/>
                <w:sz w:val="20"/>
                <w:szCs w:val="20"/>
              </w:rPr>
              <w:t>Einschlägige Berufserfahrung im OT-Umfeld (mind. 2 Jahre) sowie Schulungsnachweis (z. B. IEC 62443 oder gleichwertig).</w:t>
            </w:r>
          </w:p>
        </w:tc>
      </w:tr>
      <w:tr w:rsidR="00C71491" w:rsidRPr="00187D50" w14:paraId="164A538A" w14:textId="77777777" w:rsidTr="00DC7041">
        <w:tc>
          <w:tcPr>
            <w:tcW w:w="3200" w:type="dxa"/>
            <w:shd w:val="clear" w:color="FFFFFF" w:fill="FFFFFF"/>
          </w:tcPr>
          <w:p w14:paraId="1219617B" w14:textId="77777777" w:rsidR="00793731" w:rsidRPr="00187D50" w:rsidRDefault="00A15DA1">
            <w:pPr>
              <w:rPr>
                <w:rFonts w:ascii="Noto Sans" w:hAnsi="Noto Sans" w:cs="Noto Sans"/>
                <w:color w:val="000000"/>
                <w:sz w:val="20"/>
              </w:rPr>
            </w:pPr>
            <w:r>
              <w:rPr>
                <w:rFonts w:ascii="Noto Sans" w:hAnsi="Noto Sans" w:cs="Noto Sans"/>
                <w:color w:val="000000"/>
                <w:sz w:val="20"/>
                <w:szCs w:val="20"/>
              </w:rPr>
              <w:t>Compliance Management</w:t>
            </w:r>
          </w:p>
        </w:tc>
        <w:tc>
          <w:tcPr>
            <w:tcW w:w="6160" w:type="dxa"/>
            <w:shd w:val="clear" w:color="FFFFFF" w:fill="FFFFFF"/>
          </w:tcPr>
          <w:p w14:paraId="72BD6E24" w14:textId="77777777" w:rsidR="00793731" w:rsidRPr="00187D50" w:rsidRDefault="00A15DA1">
            <w:pPr>
              <w:rPr>
                <w:rFonts w:ascii="Noto Sans" w:hAnsi="Noto Sans" w:cs="Noto Sans"/>
                <w:color w:val="000000"/>
                <w:sz w:val="20"/>
              </w:rPr>
            </w:pPr>
            <w:r>
              <w:rPr>
                <w:rFonts w:ascii="Noto Sans" w:hAnsi="Noto Sans" w:cs="Noto Sans"/>
                <w:color w:val="000000"/>
                <w:sz w:val="20"/>
                <w:szCs w:val="20"/>
              </w:rPr>
              <w:t>CISA, CISM oder ISO/IEC 27001 Lead Auditor oder nachweislich gleichwertige Qualifikation.</w:t>
            </w:r>
          </w:p>
        </w:tc>
      </w:tr>
      <w:tr w:rsidR="00C71491" w:rsidRPr="00187D50" w14:paraId="3B06EF68" w14:textId="77777777" w:rsidTr="00DC7041">
        <w:tc>
          <w:tcPr>
            <w:tcW w:w="3200" w:type="dxa"/>
            <w:shd w:val="clear" w:color="F4F8F5" w:fill="F4F8F5"/>
          </w:tcPr>
          <w:p w14:paraId="2F5F4359" w14:textId="77777777" w:rsidR="00793731" w:rsidRPr="00187D50" w:rsidRDefault="00A15DA1">
            <w:pPr>
              <w:rPr>
                <w:rFonts w:ascii="Noto Sans" w:hAnsi="Noto Sans" w:cs="Noto Sans"/>
                <w:color w:val="000000"/>
                <w:sz w:val="20"/>
              </w:rPr>
            </w:pPr>
            <w:r>
              <w:rPr>
                <w:rFonts w:ascii="Noto Sans" w:hAnsi="Noto Sans" w:cs="Noto Sans"/>
                <w:color w:val="000000"/>
                <w:sz w:val="20"/>
                <w:szCs w:val="20"/>
              </w:rPr>
              <w:t>Datenschutz</w:t>
            </w:r>
          </w:p>
        </w:tc>
        <w:tc>
          <w:tcPr>
            <w:tcW w:w="6160" w:type="dxa"/>
            <w:shd w:val="clear" w:color="F4F8F5" w:fill="F4F8F5"/>
          </w:tcPr>
          <w:p w14:paraId="74A787B1" w14:textId="77777777" w:rsidR="00793731" w:rsidRPr="00187D50" w:rsidRDefault="00A15DA1">
            <w:pPr>
              <w:rPr>
                <w:rFonts w:ascii="Noto Sans" w:hAnsi="Noto Sans" w:cs="Noto Sans"/>
                <w:color w:val="000000"/>
                <w:sz w:val="20"/>
              </w:rPr>
            </w:pPr>
            <w:r>
              <w:rPr>
                <w:rFonts w:ascii="Noto Sans" w:hAnsi="Noto Sans" w:cs="Noto Sans"/>
                <w:color w:val="000000"/>
                <w:sz w:val="20"/>
                <w:szCs w:val="20"/>
              </w:rPr>
              <w:t>Schulungs-/Bestellnachweis als Datenschutzbeauftragter, Datenschutz Lead Auditor oder einschlägige juristische Ausbildung mit Berufserfahrung.</w:t>
            </w:r>
          </w:p>
        </w:tc>
      </w:tr>
      <w:tr w:rsidR="00C71491" w:rsidRPr="00187D50" w14:paraId="76B4C9F6" w14:textId="77777777" w:rsidTr="00DC7041">
        <w:tc>
          <w:tcPr>
            <w:tcW w:w="3200" w:type="dxa"/>
            <w:shd w:val="clear" w:color="FFFFFF" w:fill="FFFFFF"/>
          </w:tcPr>
          <w:p w14:paraId="55EA0FBB" w14:textId="77777777" w:rsidR="00793731" w:rsidRPr="00187D50" w:rsidRDefault="00A15DA1">
            <w:pPr>
              <w:rPr>
                <w:rFonts w:ascii="Noto Sans" w:hAnsi="Noto Sans" w:cs="Noto Sans"/>
                <w:color w:val="000000"/>
                <w:sz w:val="20"/>
              </w:rPr>
            </w:pPr>
            <w:r>
              <w:rPr>
                <w:rFonts w:ascii="Noto Sans" w:hAnsi="Noto Sans" w:cs="Noto Sans"/>
                <w:color w:val="000000"/>
                <w:sz w:val="20"/>
                <w:szCs w:val="20"/>
              </w:rPr>
              <w:t>Einsatz künstlicher Intelligenz</w:t>
            </w:r>
          </w:p>
        </w:tc>
        <w:tc>
          <w:tcPr>
            <w:tcW w:w="6160" w:type="dxa"/>
            <w:shd w:val="clear" w:color="FFFFFF" w:fill="FFFFFF"/>
          </w:tcPr>
          <w:p w14:paraId="0F6A50C1" w14:textId="77777777" w:rsidR="00793731" w:rsidRPr="00187D50" w:rsidRDefault="00A15DA1">
            <w:pPr>
              <w:rPr>
                <w:rFonts w:ascii="Noto Sans" w:hAnsi="Noto Sans" w:cs="Noto Sans"/>
                <w:color w:val="000000"/>
                <w:sz w:val="20"/>
              </w:rPr>
            </w:pPr>
            <w:r>
              <w:rPr>
                <w:rFonts w:ascii="Noto Sans" w:hAnsi="Noto Sans" w:cs="Noto Sans"/>
                <w:color w:val="000000"/>
                <w:sz w:val="20"/>
                <w:szCs w:val="20"/>
              </w:rPr>
              <w:t>Anerkannter Schulungsnachweis zum Themenfeld KI (z. B. ISO/IEC 42001 Awareness oder gleichwertig).</w:t>
            </w:r>
          </w:p>
        </w:tc>
      </w:tr>
      <w:tr w:rsidR="00C71491" w:rsidRPr="00187D50" w14:paraId="074AC272" w14:textId="77777777" w:rsidTr="00DC7041">
        <w:tc>
          <w:tcPr>
            <w:tcW w:w="3200" w:type="dxa"/>
            <w:shd w:val="clear" w:color="F4F8F5" w:fill="F4F8F5"/>
          </w:tcPr>
          <w:p w14:paraId="6DB88D49" w14:textId="77777777" w:rsidR="00793731" w:rsidRPr="00187D50" w:rsidRDefault="00A15DA1">
            <w:pPr>
              <w:rPr>
                <w:rFonts w:ascii="Noto Sans" w:hAnsi="Noto Sans" w:cs="Noto Sans"/>
                <w:color w:val="000000"/>
                <w:sz w:val="20"/>
              </w:rPr>
            </w:pPr>
            <w:r>
              <w:rPr>
                <w:rFonts w:ascii="Noto Sans" w:hAnsi="Noto Sans" w:cs="Noto Sans"/>
                <w:color w:val="000000"/>
                <w:sz w:val="20"/>
                <w:szCs w:val="20"/>
              </w:rPr>
              <w:t>Transport und Umschlag</w:t>
            </w:r>
          </w:p>
        </w:tc>
        <w:tc>
          <w:tcPr>
            <w:tcW w:w="6160" w:type="dxa"/>
            <w:shd w:val="clear" w:color="F4F8F5" w:fill="F4F8F5"/>
          </w:tcPr>
          <w:p w14:paraId="5C111424" w14:textId="2F2A3E43" w:rsidR="00793731" w:rsidRPr="00187D50" w:rsidRDefault="00A15DA1">
            <w:pPr>
              <w:rPr>
                <w:rFonts w:ascii="Noto Sans" w:hAnsi="Noto Sans" w:cs="Noto Sans"/>
                <w:color w:val="000000"/>
                <w:sz w:val="20"/>
              </w:rPr>
            </w:pPr>
            <w:r>
              <w:rPr>
                <w:rFonts w:ascii="Noto Sans" w:hAnsi="Noto Sans" w:cs="Noto Sans"/>
                <w:color w:val="000000"/>
                <w:sz w:val="20"/>
                <w:szCs w:val="20"/>
              </w:rPr>
              <w:t>Einschlägige Berufs- oder Auditerfahrung im Bereich Transport und Umschlag und ggf. Schulungsnachweis (z. B. Gefahrgut, Sicherheitsbeauftragter Logistik oder gleichwertig).</w:t>
            </w:r>
          </w:p>
        </w:tc>
      </w:tr>
    </w:tbl>
    <w:p w14:paraId="1164E232" w14:textId="77777777" w:rsidR="003342AC" w:rsidRDefault="00D539D1">
      <w:pPr>
        <w:spacing w:after="120"/>
      </w:pPr>
      <w:r>
        <w:t>Für das Prüfmodul „Geheimschutz“ werden keine Qualifikationsanforderungen festgelegt, da es nicht durch die DEKRA geprüft wird (siehe Kapitel 4.3.1).</w:t>
      </w:r>
    </w:p>
    <w:p>
      <w:pPr>
        <w:spacing w:after="120"/>
      </w:pPr>
      <w:r>
        <w:t xml:space="preserve">Ein Auditor darf ausschließlich Prüfmodule prüfen, für die er die Qualifikationsanforderungen nach Kapitel 5.2 erfüllt. Erfüllt ein Auditor die Anforderungen für einzelne Module nicht, sind diese Module durch einen weiteren Auditor mit der entsprechenden Qualifikation zu ergänzen (Auditteam) oder der Auditor ist durch einen Auditor zu ersetzen, der alle erforderlichen Qualifikationen erfüllt.</w:t>
      </w:r>
    </w:p>
    <w:p>
      <w:pPr>
        <w:pStyle w:val="berschrift2"/>
      </w:pPr>
      <w:r>
        <w:t>5.3 Aufsicht und Qualitätssicherung</w:t>
      </w:r>
    </w:p>
    <w:p>
      <w:pPr>
        <w:spacing w:after="120"/>
      </w:pPr>
      <w:r>
        <w:t xml:space="preserve">Die Tätigkeit der Auditoren unterliegt der laufenden Aufsicht durch den CADIS®-Fachbereich und die Systemhersteller. Jeder Prüfbericht wird durch den CADIS®-Fachbereich geprüft.</w:t>
      </w:r>
    </w:p>
    <w:p w14:paraId="79EEA37C" w14:textId="77777777" w:rsidR="00793731" w:rsidRDefault="00793731">
      <w:pPr>
        <w:spacing w:after="60"/>
      </w:pPr>
    </w:p>
    <w:p w14:paraId="2C1AD3BE" w14:textId="77777777" w:rsidR="00793731" w:rsidRDefault="00A15DA1">
      <w:r>
        <w:br w:type="page"/>
      </w:r>
    </w:p>
    <w:p w14:paraId="1C39E376" w14:textId="7B8C8A0E" w:rsidR="00793731" w:rsidRDefault="00347E21">
      <w:pPr>
        <w:pStyle w:val="berschrift1"/>
      </w:pPr>
      <w:bookmarkStart w:id="30" w:name="_Toc241501469"/>
      <w:r>
        <w:rPr>
          <w:color w:val="017D40"/>
          <w:sz w:val="60"/>
        </w:rPr>
        <w:lastRenderedPageBreak/>
        <w:t xml:space="preserve">6 </w:t>
      </w:r>
      <w:r>
        <w:t>Prüfprozess</w:t>
      </w:r>
      <w:bookmarkEnd w:id="30"/>
    </w:p>
    <w:p w14:paraId="2876C701" w14:textId="77777777" w:rsidR="00C71491" w:rsidRDefault="00C71491">
      <w:pPr>
        <w:pStyle w:val="berschrift2"/>
      </w:pPr>
    </w:p>
    <w:p w14:paraId="73D7EB9F" w14:textId="55E7D3CC" w:rsidR="00793731" w:rsidRDefault="00347E21">
      <w:pPr>
        <w:pStyle w:val="berschrift2"/>
      </w:pPr>
      <w:bookmarkStart w:id="31" w:name="_Toc241501470"/>
      <w:r>
        <w:t>6.1 Übersicht des Prüfprozesses</w:t>
      </w:r>
      <w:bookmarkEnd w:id="31"/>
    </w:p>
    <w:p w14:paraId="247D335C" w14:textId="77777777" w:rsidR="00593BFB" w:rsidRPr="00593BFB" w:rsidRDefault="00593BFB" w:rsidP="00593BFB"/>
    <w:p w14:paraId="21891871" w14:textId="6217C453" w:rsidR="00793731" w:rsidRDefault="00D10A34">
      <w:pPr>
        <w:spacing w:after="120"/>
      </w:pPr>
      <w:r>
        <w:t>Der CADIS</w:t>
      </w:r>
      <w:r>
        <w:rPr>
          <w:vertAlign w:val="superscript"/>
        </w:rPr>
        <w:t>®</w:t>
      </w:r>
      <w:r>
        <w:t>-Prüfprozess gliedert sich in folgende sequenzielle Phasen:</w:t>
      </w:r>
    </w:p>
    <w:p w14:paraId="237B6B8A" w14:textId="77777777" w:rsidR="00793731" w:rsidRDefault="00A15DA1">
      <w:pPr>
        <w:pStyle w:val="Listenabsatz"/>
        <w:numPr>
          <w:ilvl w:val="0"/>
          <w:numId w:val="2"/>
        </w:numPr>
        <w:spacing w:after="80"/>
      </w:pPr>
      <w:r>
        <w:t xml:space="preserve">1. Kick-Off (Auftaktgespräch und Scoping-Bestätigung)</w:t>
      </w:r>
    </w:p>
    <w:p w14:paraId="50D9415B" w14:textId="77777777" w:rsidR="00793731" w:rsidRDefault="00A15DA1">
      <w:pPr>
        <w:pStyle w:val="Listenabsatz"/>
        <w:numPr>
          <w:ilvl w:val="0"/>
          <w:numId w:val="2"/>
        </w:numPr>
        <w:spacing w:after="80"/>
      </w:pPr>
      <w:r>
        <w:t xml:space="preserve">2. Phase 1: Vorabprüfung / Dokumentenbasierte Prüfung (Pre-Check / Documentation Review)</w:t>
      </w:r>
    </w:p>
    <w:p w14:paraId="39AD310D" w14:textId="77777777" w:rsidR="00793731" w:rsidRDefault="00A15DA1">
      <w:pPr>
        <w:pStyle w:val="Listenabsatz"/>
        <w:numPr>
          <w:ilvl w:val="0"/>
          <w:numId w:val="2"/>
        </w:numPr>
        <w:spacing w:after="80"/>
      </w:pPr>
      <w:r>
        <w:t xml:space="preserve">3. Phase 2: Hauptprüfung (Plausibilitätsprüfung / Remote-Interview / Vor-Ort-Audit, abhängig vom LoE)</w:t>
      </w:r>
    </w:p>
    <w:p w14:paraId="443F9644" w14:textId="77777777" w:rsidR="00793731" w:rsidRDefault="00A15DA1">
      <w:pPr>
        <w:pStyle w:val="Listenabsatz"/>
        <w:numPr>
          <w:ilvl w:val="0"/>
          <w:numId w:val="2"/>
        </w:numPr>
        <w:spacing w:after="80"/>
      </w:pPr>
      <w:r>
        <w:t>4. Abschluss (Closing Meeting und vorläufige Ergebnispräsentation)</w:t>
      </w:r>
    </w:p>
    <w:p w14:paraId="567480AC" w14:textId="5404C9A1" w:rsidR="00793731" w:rsidRDefault="00A15DA1">
      <w:pPr>
        <w:pStyle w:val="Listenabsatz"/>
        <w:numPr>
          <w:ilvl w:val="0"/>
          <w:numId w:val="2"/>
        </w:numPr>
        <w:spacing w:after="80"/>
      </w:pPr>
      <w:r>
        <w:t>5. Maßnahmenplan und Maßnahmenplanbewertung (bei Abweichungen; vor Berichterstellung)</w:t>
      </w:r>
    </w:p>
    <w:p w14:paraId="4E793BBF" w14:textId="54CB5287" w:rsidR="00793731" w:rsidRDefault="00A15DA1">
      <w:pPr>
        <w:pStyle w:val="Listenabsatz"/>
        <w:numPr>
          <w:ilvl w:val="0"/>
          <w:numId w:val="2"/>
        </w:numPr>
        <w:spacing w:after="80"/>
      </w:pPr>
      <w:r>
        <w:t>6. Berichterstellung, Freigabeentscheidung und Ergebnismeldung</w:t>
      </w:r>
    </w:p>
    <w:p w14:paraId="1BF5F27E" w14:textId="77777777" w:rsidR="00793731" w:rsidRDefault="00A15DA1">
      <w:pPr>
        <w:pStyle w:val="Listenabsatz"/>
        <w:numPr>
          <w:ilvl w:val="0"/>
          <w:numId w:val="2"/>
        </w:numPr>
        <w:spacing w:after="80"/>
      </w:pPr>
      <w:r>
        <w:t>7. Follow-Up(s) zur Wirksamkeitsverifizierung (bei Abweichungen)</w:t>
      </w:r>
    </w:p>
    <w:p w14:paraId="45649906" w14:textId="77777777" w:rsidR="00793731" w:rsidRDefault="00A15DA1">
      <w:pPr>
        <w:pStyle w:val="Listenabsatz"/>
        <w:numPr>
          <w:ilvl w:val="0"/>
          <w:numId w:val="2"/>
        </w:numPr>
        <w:spacing w:after="80"/>
      </w:pPr>
      <w:r>
        <w:t>8. Risikobasierte Überwachungsprüfung (Folgejahr)</w:t>
      </w:r>
    </w:p>
    <w:p w14:paraId="610FC497" w14:textId="58B55A5A" w:rsidR="006C00A5" w:rsidRDefault="006C00A5">
      <w:pPr>
        <w:pStyle w:val="Listenabsatz"/>
        <w:numPr>
          <w:ilvl w:val="0"/>
          <w:numId w:val="2"/>
        </w:numPr>
        <w:spacing w:after="80"/>
      </w:pPr>
      <w:r>
        <w:t>Ggf. Wiederholung von Schritt 5 und 7</w:t>
      </w:r>
    </w:p>
    <w:p w14:paraId="48EA1EDE" w14:textId="77777777" w:rsidR="00C71491" w:rsidRDefault="00C71491">
      <w:pPr>
        <w:pStyle w:val="berschrift2"/>
      </w:pPr>
    </w:p>
    <w:p w14:paraId="3F4F5F6F" w14:textId="7B930AC0" w:rsidR="00793731" w:rsidRDefault="00347E21">
      <w:pPr>
        <w:pStyle w:val="berschrift2"/>
      </w:pPr>
      <w:bookmarkStart w:id="32" w:name="_Toc241501471"/>
      <w:r>
        <w:t>6.2 Kick-Off</w:t>
      </w:r>
      <w:bookmarkEnd w:id="32"/>
    </w:p>
    <w:p w14:paraId="06D3A195" w14:textId="77777777" w:rsidR="00593BFB" w:rsidRPr="00593BFB" w:rsidRDefault="00593BFB" w:rsidP="00593BFB"/>
    <w:p w14:paraId="630D0083" w14:textId="77777777" w:rsidR="00793731" w:rsidRDefault="00A15DA1">
      <w:pPr>
        <w:spacing w:after="120"/>
      </w:pPr>
      <w:r>
        <w:t xml:space="preserve">Das Kick-Off ist eine verpflichtende Phase </w:t>
      </w:r>
      <w:del w:id="7001" w:author="Claude" w:date="2026-10-26T12:03:25Z">
        <w:r>
          <w:delText xml:space="preserve">vor Beginn jeder Prüfung</w:delText>
        </w:r>
      </w:del>
      <w:ins w:id="7002" w:author="Claude" w:date="2026-10-26T12:03:25Z">
        <w:r>
          <w:t xml:space="preserve">vor Beginn jeder Erstprüfung und erneuten Prüfung</w:t>
        </w:r>
      </w:ins>
      <w:r>
        <w:t xml:space="preserve"> und dient der inhaltlichen, organisatorischen und formalen Abstimmung zwischen Auditor und dem zu prüfenden Unternehmen. Im Rahmen des Kick-Offs werden verbindlich festgelegt:</w:t>
      </w:r>
    </w:p>
    <w:p w14:paraId="43393D1B" w14:textId="77777777" w:rsidR="001E3EDC" w:rsidRDefault="00D539D1">
      <w:pPr>
        <w:pStyle w:val="Listenabsatz"/>
        <w:numPr>
          <w:ilvl w:val="0"/>
          <w:numId w:val="2"/>
        </w:numPr>
        <w:spacing w:after="80"/>
      </w:pPr>
      <w:r>
        <w:t xml:space="preserve">Vorstellung der Beteiligten und der zu prüfenden Organisation</w:t>
      </w:r>
    </w:p>
    <w:p w14:paraId="04D97D9B" w14:textId="77777777" w:rsidR="00793731" w:rsidRDefault="00A15DA1">
      <w:pPr>
        <w:pStyle w:val="Listenabsatz"/>
        <w:numPr>
          <w:ilvl w:val="0"/>
          <w:numId w:val="2"/>
        </w:numPr>
        <w:spacing w:after="80"/>
      </w:pPr>
      <w:r>
        <w:t xml:space="preserve">Abgleich und Bestätigung des Prüfscope (Standorte, Prüfmodule, LoE, Sonderanforderungen)</w:t>
      </w:r>
    </w:p>
    <w:p w14:paraId="26B458E2" w14:textId="77777777" w:rsidR="00793731" w:rsidRDefault="00A15DA1">
      <w:pPr>
        <w:pStyle w:val="Listenabsatz"/>
        <w:numPr>
          <w:ilvl w:val="0"/>
          <w:numId w:val="2"/>
        </w:numPr>
        <w:spacing w:after="80"/>
      </w:pPr>
      <w:r>
        <w:t>Zuständigkeiten und Kommunikationswege während des Prüfverlaufs</w:t>
      </w:r>
    </w:p>
    <w:p w14:paraId="6FC2AB11" w14:textId="77777777" w:rsidR="00793731" w:rsidRDefault="00A15DA1">
      <w:pPr>
        <w:pStyle w:val="Listenabsatz"/>
        <w:numPr>
          <w:ilvl w:val="0"/>
          <w:numId w:val="2"/>
        </w:numPr>
        <w:spacing w:after="80"/>
      </w:pPr>
      <w:r>
        <w:t>Vorstellung der Methodik, Bewertungsgrundlagen und Dokumentationsanforderungen</w:t>
      </w:r>
    </w:p>
    <w:p w14:paraId="7F776584" w14:textId="77777777" w:rsidR="001E3EDC" w:rsidRDefault="00D539D1">
      <w:pPr>
        <w:pStyle w:val="Listenabsatz"/>
        <w:numPr>
          <w:ilvl w:val="0"/>
          <w:numId w:val="2"/>
        </w:numPr>
        <w:spacing w:after="80"/>
      </w:pPr>
      <w:r>
        <w:t>Erläuterung der Erwartungen an Form und Qualität der Selbsteinschätzung und der Nachweise</w:t>
      </w:r>
    </w:p>
    <w:p w14:paraId="1A29AAA2" w14:textId="0746602C" w:rsidR="00793731" w:rsidRDefault="00A15DA1">
      <w:pPr>
        <w:pStyle w:val="Listenabsatz"/>
        <w:numPr>
          <w:ilvl w:val="0"/>
          <w:numId w:val="2"/>
        </w:numPr>
        <w:spacing w:after="80"/>
      </w:pPr>
      <w:r>
        <w:t xml:space="preserve">Abstimmung und Bestätigung der vorab erstellten Prüfagenda (nur bei LoE 2 und LoE 3; bei LoE 1 entfällt die Prüfagenda, siehe Kapitel 12)</w:t>
      </w:r>
    </w:p>
    <w:p w14:paraId="227E7722" w14:textId="77777777" w:rsidR="001E3EDC" w:rsidRDefault="00D539D1">
      <w:pPr>
        <w:pStyle w:val="Listenabsatz"/>
        <w:numPr>
          <w:ilvl w:val="0"/>
          <w:numId w:val="2"/>
        </w:numPr>
        <w:spacing w:after="80"/>
      </w:pPr>
      <w:r>
        <w:t>Hinweis auf das Einspruchs- und Beschwerdeverfahren (siehe Kapitel 3)</w:t>
      </w:r>
    </w:p>
    <w:p w14:paraId="4B83BB47" w14:textId="77777777" w:rsidR="00793731" w:rsidRDefault="00793731">
      <w:pPr>
        <w:spacing w:after="60"/>
      </w:pPr>
    </w:p>
    <w:p w14:paraId="17B47600" w14:textId="77777777" w:rsidR="00793731" w:rsidRDefault="00A15DA1">
      <w:pPr>
        <w:spacing w:after="120"/>
      </w:pPr>
      <w:r>
        <w:t>Die Ergebnisse des Kick-Offs sind schriftlich zu dokumentieren und Bestandteil der Auditdokumentation.</w:t>
      </w:r>
    </w:p>
    <w:p w14:paraId="42DB8696" w14:textId="77777777" w:rsidR="00662283" w:rsidRDefault="00662283">
      <w:pPr>
        <w:spacing w:after="120"/>
      </w:pPr>
    </w:p>
    <w:p w14:paraId="3EFC30B3" w14:textId="46230DB0" w:rsidR="00662283" w:rsidRDefault="00662283">
      <w:pPr>
        <w:spacing w:after="120"/>
      </w:pPr>
      <w:r>
        <w:t xml:space="preserve">Das Kick-Off ist so zu terminieren, dass zwischen seinem Abschluss und der ersten Einreichung der Phase 1 </w:t>
      </w:r>
      <w:r>
        <w:rPr>
          <w:b/>
          <w:bCs/>
        </w:rPr>
        <w:t>mindestens 14 Kalendertage (2 Wochen)</w:t>
      </w:r>
      <w:r>
        <w:t xml:space="preserve"> liegen.</w:t>
      </w:r>
    </w:p>
    <w:p>
      <w:pPr>
        <w:spacing w:after="120"/>
        <w:rPr>
          <w:ins w:id="7003" w:author="Claude" w:date="2026-10-26T12:03:25Z"/>
        </w:rPr>
      </w:pPr>
      <w:ins w:id="7004" w:author="Claude" w:date="2026-10-26T12:03:25Z">
        <w:r>
          <w:t xml:space="preserve">Bei der risikobasierten Überwachungsprüfung (Kapitel 6.10) und beim Follow-Up (Kapitel 6.9) ist ein Kick-Off nicht zwingend erforderlich; bei der Erweiterungsprüfung wird es bei Bedarf durchgeführt (Kapitel 6.12). Eine Abstimmung mit dem geprüften Unternehmen muss in diesen Fällen jedoch stets erfolgen. Sie umfasst mindestens Termin, Ansprechpartner und Ablauf der Prüfung sowie – bei LoE 2 und LoE 3 – die Prüfagenda (Kapitel 12); die Ergebnisse der Abstimmung sind schriftlich zu dokumentieren und Bestandteil der Auditdokumentation.</w:t>
        </w:r>
      </w:ins>
    </w:p>
    <w:p w14:paraId="5CA58158" w14:textId="77777777" w:rsidR="00C71491" w:rsidRDefault="00C71491">
      <w:pPr>
        <w:spacing w:after="120"/>
      </w:pPr>
    </w:p>
    <w:p w14:paraId="75AFCF4B" w14:textId="77777777" w:rsidR="00C71491" w:rsidRDefault="00C71491">
      <w:pPr>
        <w:spacing w:after="120"/>
      </w:pPr>
    </w:p>
    <w:p w14:paraId="35F12667" w14:textId="111D9E7C" w:rsidR="00793731" w:rsidRDefault="00347E21">
      <w:pPr>
        <w:pStyle w:val="berschrift2"/>
      </w:pPr>
      <w:bookmarkStart w:id="33" w:name="_Toc241501472"/>
      <w:r>
        <w:t>6.3 Vorabprüfung / Phase 1</w:t>
      </w:r>
      <w:bookmarkEnd w:id="33"/>
    </w:p>
    <w:p w14:paraId="603C1F04" w14:textId="77777777" w:rsidR="00593BFB" w:rsidRPr="00593BFB" w:rsidRDefault="00593BFB" w:rsidP="00593BFB"/>
    <w:p w14:paraId="56585B00" w14:textId="14D4B5F8" w:rsidR="00540CD7" w:rsidRDefault="00A15DA1">
      <w:pPr>
        <w:spacing w:after="120"/>
      </w:pPr>
      <w:r>
        <w:t>Die Phase 1 stellt den ersten formalen Prüfschritt dar und dient der Prüfung der vom Unternehmen bereitgestellten Dokumentation auf Vollständigkeit, Nachvollziehbarkeit und grundsätzliche Eignung. Auf Grundlage der Erkenntnisse entscheidet der Auditor, ob die Prüfung im geplanten Umfang fortgeführt, verschoben oder in Ausnahmefällen abgebrochen werden muss.</w:t>
      </w:r>
    </w:p>
    <w:p w14:paraId="6D0E568B" w14:textId="08FF7557" w:rsidR="00540CD7" w:rsidRDefault="00540CD7">
      <w:pPr>
        <w:spacing w:after="120"/>
      </w:pPr>
      <w:r>
        <w:t>Insgesamt stehen dem Unternehmen maximal drei Einreichungsversuche zur Verfügung. Als Einreichungsversuch gilt jede formale Übermittlung des Prüfkatalogs an den Auditor.</w:t>
      </w:r>
    </w:p>
    <w:p w14:paraId="79BCBB8C" w14:textId="5EC01E72" w:rsidR="00EE73B7" w:rsidRDefault="00D539D1">
      <w:pPr>
        <w:spacing w:after="120"/>
      </w:pPr>
      <w:r>
        <w:t>In Phase 1 erfolgt keine inhaltlich beratende Unterstützung, um die Unabhängigkeit und Neutralität des Prüfprozesses zu wahren. Nach dem dritten erfolglosen Einreichungsversuch ist die Prüfung abzubrechen; es gilt Kapitel 6.13.</w:t>
      </w:r>
    </w:p>
    <w:p w14:paraId="6F43B7E0" w14:textId="77777777" w:rsidR="00EE73B7" w:rsidRDefault="00EE73B7">
      <w:pPr>
        <w:spacing w:after="120"/>
      </w:pPr>
    </w:p>
    <w:p w14:paraId="22EDF694" w14:textId="150E6D58" w:rsidR="00793731" w:rsidRDefault="00347E21">
      <w:pPr>
        <w:pStyle w:val="berschrift2"/>
      </w:pPr>
      <w:bookmarkStart w:id="34" w:name="_Toc241501473"/>
      <w:r>
        <w:t xml:space="preserve">6.4 Plausibilitätsprüfung (Phase 2 – LoE 1)</w:t>
      </w:r>
      <w:bookmarkEnd w:id="34"/>
    </w:p>
    <w:p w14:paraId="059679B5" w14:textId="77777777" w:rsidR="00593BFB" w:rsidRPr="00593BFB" w:rsidRDefault="00593BFB" w:rsidP="00593BFB"/>
    <w:p w14:paraId="62F66208" w14:textId="508AE58B" w:rsidR="009D078B" w:rsidRDefault="00A15DA1">
      <w:pPr>
        <w:spacing w:after="120"/>
      </w:pPr>
      <w:r>
        <w:t xml:space="preserve">Im Rahmen des Level of Examination 1 (LoE 1) dient Phase 2 der Bewertung, ob die vom Unternehmen dargestellte Umsetzung eines Prüfpunktes insgesamt schlüssig, nachvollziehbar und konsistent ist. Die Bewertung bezieht sich auf die Gesamtumsetzung des jeweiligen Prüfpunktes, nicht auf jede Einzelanforderung. Einzelheiten regelt Kapitel 10.3.</w:t>
      </w:r>
    </w:p>
    <w:p w14:paraId="19291957" w14:textId="77777777" w:rsidR="00C71491" w:rsidRDefault="00C71491">
      <w:pPr>
        <w:spacing w:after="120"/>
      </w:pPr>
    </w:p>
    <w:p w14:paraId="069E4B8F" w14:textId="77777777" w:rsidR="00244FDE" w:rsidRDefault="00244FDE">
      <w:pPr>
        <w:spacing w:after="120"/>
      </w:pPr>
    </w:p>
    <w:p w14:paraId="0ED42775" w14:textId="77777777" w:rsidR="00244FDE" w:rsidRDefault="00244FDE">
      <w:pPr>
        <w:spacing w:after="120"/>
      </w:pPr>
    </w:p>
    <w:p w14:paraId="0FF826C3" w14:textId="77777777" w:rsidR="00244FDE" w:rsidRDefault="00244FDE">
      <w:pPr>
        <w:spacing w:after="120"/>
      </w:pPr>
    </w:p>
    <w:p w14:paraId="66E96B92" w14:textId="77777777" w:rsidR="00244FDE" w:rsidRDefault="00244FDE">
      <w:pPr>
        <w:spacing w:after="120"/>
      </w:pPr>
    </w:p>
    <w:p w14:paraId="49CCDCFF" w14:textId="54943DF0" w:rsidR="00793731" w:rsidRDefault="00347E21">
      <w:pPr>
        <w:pStyle w:val="berschrift2"/>
      </w:pPr>
      <w:bookmarkStart w:id="35" w:name="_Toc241501474"/>
      <w:r>
        <w:lastRenderedPageBreak/>
        <w:t xml:space="preserve">6.5 Remote-Interview (Phase 2 – LoE 2)</w:t>
      </w:r>
      <w:bookmarkEnd w:id="35"/>
    </w:p>
    <w:p w14:paraId="25F4331B" w14:textId="77777777" w:rsidR="00593BFB" w:rsidRPr="00593BFB" w:rsidRDefault="00593BFB" w:rsidP="00593BFB"/>
    <w:p w14:paraId="534702B2" w14:textId="77777777" w:rsidR="00793731" w:rsidRDefault="00A15DA1">
      <w:pPr>
        <w:spacing w:after="120"/>
      </w:pPr>
      <w:r>
        <w:t xml:space="preserve">Im Rahmen des Level of Examination 2 (LoE 2) wird Phase 2 als strukturiertes Telefoninterview oder Remote-Interview durchgeführt. Es dient der vertiefenden Verifizierung der im Rahmen der Dokumentenprüfung gewonnenen Erkenntnisse. Der Auditor bewertet risikobasiert ausgewählte Prüfpunkte auf Nachvollziehbarkeit und Konsistenz in der praktischen Anwendung. Einzelheiten regelt Kapitel 10.4.</w:t>
      </w:r>
    </w:p>
    <w:p w14:paraId="0D496C4C" w14:textId="77777777" w:rsidR="00174743" w:rsidRDefault="00174743">
      <w:pPr>
        <w:spacing w:after="120"/>
      </w:pPr>
    </w:p>
    <w:p w14:paraId="663F3B42" w14:textId="350729FF" w:rsidR="00793731" w:rsidRPr="00244FDE" w:rsidRDefault="00347E21">
      <w:pPr>
        <w:pStyle w:val="berschrift2"/>
      </w:pPr>
      <w:bookmarkStart w:id="36" w:name="_Toc241501475"/>
      <w:r>
        <w:t xml:space="preserve">6.6 Vor-Ort-Audit (Phase 2 – LoE 3)</w:t>
      </w:r>
      <w:bookmarkEnd w:id="36"/>
    </w:p>
    <w:p w14:paraId="1051AB8A" w14:textId="77777777" w:rsidR="00593BFB" w:rsidRPr="00244FDE" w:rsidRDefault="00593BFB" w:rsidP="00593BFB"/>
    <w:p w14:paraId="22D12F97" w14:textId="77777777" w:rsidR="00793731" w:rsidRDefault="00A15DA1">
      <w:pPr>
        <w:spacing w:after="120"/>
      </w:pPr>
      <w:r>
        <w:t xml:space="preserve">Im Rahmen des Level of Examination 3 (LoE 3) führt der Auditor die Prüfung am Standort durch. Die Prüfpunkte werden systematisch, vertieft und evidenzbasiert geprüft (Interviews, Einsichtnahmen in Nachweise, Standortbegehung); das Prüfmodul „Datenschutz“ kann remote durchgeführt werden. Einzelheiten regelt Kapitel 10.5.</w:t>
      </w:r>
    </w:p>
    <w:p w14:paraId="094F85E0" w14:textId="77777777" w:rsidR="00593BFB" w:rsidRDefault="00593BFB">
      <w:pPr>
        <w:spacing w:after="120"/>
      </w:pPr>
    </w:p>
    <w:p w14:paraId="57E9A375" w14:textId="69F0E83C" w:rsidR="00793731" w:rsidRDefault="00347E21">
      <w:pPr>
        <w:pStyle w:val="berschrift2"/>
      </w:pPr>
      <w:bookmarkStart w:id="37" w:name="_Toc241501476"/>
      <w:r>
        <w:t>6.7 Abschluss (Closing Meeting)</w:t>
      </w:r>
      <w:bookmarkEnd w:id="37"/>
    </w:p>
    <w:p w14:paraId="0B57B665" w14:textId="77777777" w:rsidR="00593BFB" w:rsidRPr="00593BFB" w:rsidRDefault="00593BFB" w:rsidP="00593BFB"/>
    <w:p w14:paraId="3930A58F" w14:textId="77777777" w:rsidR="00793731" w:rsidRDefault="00A15DA1">
      <w:pPr>
        <w:spacing w:after="120"/>
      </w:pPr>
      <w:r>
        <w:t>Das Closing Meeting findet am letzten Tag der Prüfung statt und bildet den formalen Abschluss der Prüfung. Der Auditor stellt die wesentlichen Ergebnisse vor und erläutert die Prüfeinstufung sowie die relevanten Feststellungen. Im Closing Meeting werden abgestimmt:</w:t>
      </w:r>
    </w:p>
    <w:p w14:paraId="1A4C2190" w14:textId="77777777" w:rsidR="00793731" w:rsidRDefault="00A15DA1">
      <w:pPr>
        <w:pStyle w:val="Listenabsatz"/>
        <w:numPr>
          <w:ilvl w:val="0"/>
          <w:numId w:val="2"/>
        </w:numPr>
        <w:spacing w:after="80"/>
      </w:pPr>
      <w:r>
        <w:t>Anforderungen an einen ggf. erforderlichen Maßnahmenplan (Verantwortlichkeiten, Fristen, Nachweisführung)</w:t>
      </w:r>
    </w:p>
    <w:p w14:paraId="75B05725" w14:textId="77777777" w:rsidR="00793731" w:rsidRDefault="00A15DA1">
      <w:pPr>
        <w:pStyle w:val="Listenabsatz"/>
        <w:numPr>
          <w:ilvl w:val="0"/>
          <w:numId w:val="2"/>
        </w:numPr>
        <w:spacing w:after="80"/>
      </w:pPr>
      <w:r>
        <w:t>Umfang und Form einer möglichen Nachprüfung (Follow-Up)</w:t>
      </w:r>
    </w:p>
    <w:p w14:paraId="090C0B60" w14:textId="77777777" w:rsidR="00793731" w:rsidRDefault="00A15DA1">
      <w:pPr>
        <w:pStyle w:val="Listenabsatz"/>
        <w:numPr>
          <w:ilvl w:val="0"/>
          <w:numId w:val="2"/>
        </w:numPr>
        <w:spacing w:after="80"/>
      </w:pPr>
      <w:r>
        <w:t>Terminplanung der risikobasierten Überwachungsprüfung im Folgejahr</w:t>
      </w:r>
    </w:p>
    <w:p w14:paraId="1D157B3F" w14:textId="77777777" w:rsidR="00593BFB" w:rsidRDefault="00593BFB" w:rsidP="00593BFB">
      <w:pPr>
        <w:pStyle w:val="Listenabsatz"/>
        <w:spacing w:after="80"/>
      </w:pPr>
    </w:p>
    <w:p w14:paraId="555E44E8" w14:textId="4C0EDA56" w:rsidR="00793731" w:rsidRDefault="00347E21">
      <w:pPr>
        <w:pStyle w:val="berschrift2"/>
      </w:pPr>
      <w:bookmarkStart w:id="38" w:name="_Toc241501477"/>
      <w:r>
        <w:t>6.8 Maßnahmenplan</w:t>
      </w:r>
      <w:bookmarkEnd w:id="38"/>
    </w:p>
    <w:p w14:paraId="6221D799" w14:textId="77777777" w:rsidR="00593BFB" w:rsidRPr="00593BFB" w:rsidRDefault="00593BFB" w:rsidP="00593BFB"/>
    <w:p w14:paraId="1C86544C" w14:textId="77777777" w:rsidR="00793731" w:rsidRDefault="00A15DA1">
      <w:pPr>
        <w:spacing w:after="120"/>
      </w:pPr>
      <w:r>
        <w:t>Ein Maßnahmenplan ist ein verbindlicher Bestandteil der Prüfung bei Vorliegen von Abweichungen. Er dient der Planung, Steuerung und Nachverfolgung von Korrekturmaßnahmen. Ein Maßnahmenplan ist in folgenden Fällen erforderlich:</w:t>
      </w:r>
    </w:p>
    <w:p w14:paraId="00084199" w14:textId="77777777" w:rsidR="009450B6" w:rsidRDefault="00A15DA1" w:rsidP="009450B6">
      <w:pPr>
        <w:pStyle w:val="Listenabsatz"/>
        <w:numPr>
          <w:ilvl w:val="0"/>
          <w:numId w:val="2"/>
        </w:numPr>
        <w:spacing w:after="80"/>
      </w:pPr>
      <w:r>
        <w:t>Ergebnis 'nicht kritisch abweichend': Maßnahmenplan ist Voraussetzung für eine temporäre Freigabe.</w:t>
      </w:r>
    </w:p>
    <w:p w14:paraId="6474AD59" w14:textId="37096F86" w:rsidR="008619FC" w:rsidRPr="009450B6" w:rsidRDefault="008619FC" w:rsidP="009450B6">
      <w:pPr>
        <w:pStyle w:val="Listenabsatz"/>
        <w:numPr>
          <w:ilvl w:val="0"/>
          <w:numId w:val="2"/>
        </w:numPr>
        <w:spacing w:after="80"/>
      </w:pPr>
      <w:r>
        <w:rPr>
          <w:rFonts w:ascii="Noto Sans" w:hAnsi="Noto Sans" w:cs="Noto Sans"/>
        </w:rPr>
        <w:t>Ergebnis 'kritisch abweichend': Maßnahmenplan ist zwingend erforderlich, um eine Herabstufung auf 'nicht kritisch abweichend' zu ermöglichen.</w:t>
      </w:r>
    </w:p>
    <w:p w14:paraId="5E309931" w14:textId="77777777" w:rsidR="009450B6" w:rsidRPr="009450B6" w:rsidRDefault="009450B6" w:rsidP="009450B6">
      <w:pPr>
        <w:pStyle w:val="Listenabsatz"/>
        <w:spacing w:after="80"/>
      </w:pPr>
    </w:p>
    <w:p w14:paraId="4454D881" w14:textId="60567C54" w:rsidR="006C2B9B" w:rsidRDefault="008619FC">
      <w:pPr>
        <w:spacing w:after="120"/>
        <w:rPr>
          <w:rFonts w:ascii="Noto Sans" w:eastAsiaTheme="minorEastAsia" w:hAnsi="Noto Sans" w:cs="Noto Sans"/>
          <w:kern w:val="0"/>
          <w:sz w:val="21"/>
          <w:szCs w:val="21"/>
          <w14:ligatures w14:val="none"/>
        </w:rPr>
      </w:pPr>
      <w:r>
        <w:rPr>
          <w:rFonts w:ascii="Noto Sans" w:eastAsiaTheme="minorEastAsia" w:hAnsi="Noto Sans" w:cs="Noto Sans"/>
          <w:kern w:val="0"/>
          <w:sz w:val="21"/>
          <w:szCs w:val="21"/>
          <w14:ligatures w14:val="none"/>
        </w:rPr>
        <w:lastRenderedPageBreak/>
        <w:t>Neben Abweichungen sollten auch im Rahmen der Prüfung dokumentierte Beobachtungen in den Maßnahmenplan übertragen werden. Es wird empfohlen, auch für Beobachtungen entsprechende Maßnahmen zu definieren, da diese im Rahmen der risikobasierten Überwachungsprüfung (siehe Kapitel 6.10) vom Auditor geprüft werden können.</w:t>
      </w:r>
    </w:p>
    <w:p w14:paraId="5454FAE4" w14:textId="0C55D5F8" w:rsidR="006C2B9B" w:rsidRDefault="008619FC">
      <w:pPr>
        <w:spacing w:after="120"/>
        <w:rPr>
          <w:rFonts w:ascii="Noto Sans" w:eastAsiaTheme="minorEastAsia" w:hAnsi="Noto Sans" w:cs="Noto Sans"/>
          <w:kern w:val="0"/>
          <w:sz w:val="21"/>
          <w:szCs w:val="21"/>
          <w14:ligatures w14:val="none"/>
        </w:rPr>
      </w:pPr>
      <w:r>
        <w:rPr>
          <w:rFonts w:ascii="Noto Sans" w:eastAsiaTheme="minorEastAsia" w:hAnsi="Noto Sans" w:cs="Noto Sans"/>
          <w:kern w:val="0"/>
          <w:sz w:val="21"/>
          <w:szCs w:val="21"/>
          <w14:ligatures w14:val="none"/>
        </w:rPr>
        <w:t>Das geprüfte Unternehmen reicht den Maßnahmenplan innerhalb von 2 Wochen nach dem Closing Meeting und damit vor Erstellung des Prüfberichts ein. Der Auditor prüft Vollständigkeit, Eignung und Plausibilität und gibt den Maßnahmenplan frei oder fordert eine einmalige Nachbesserung (Frist: weitere 2 Wochen). Bei erneuter Nicht-Freigabe ist der CADIS</w:t>
      </w:r>
      <w:r>
        <w:rPr>
          <w:rFonts w:ascii="Noto Sans" w:eastAsiaTheme="minorEastAsia" w:hAnsi="Noto Sans" w:cs="Noto Sans"/>
          <w:kern w:val="0"/>
          <w:sz w:val="21"/>
          <w:szCs w:val="21"/>
          <w:vertAlign w:val="superscript"/>
          <w14:ligatures w14:val="none"/>
        </w:rPr>
        <w:t>®</w:t>
      </w:r>
      <w:r>
        <w:rPr>
          <w:rFonts w:ascii="Noto Sans" w:eastAsiaTheme="minorEastAsia" w:hAnsi="Noto Sans" w:cs="Noto Sans"/>
          <w:kern w:val="0"/>
          <w:sz w:val="21"/>
          <w:szCs w:val="21"/>
          <w14:ligatures w14:val="none"/>
        </w:rPr>
        <w:t>-Fachbereich zu involvieren.</w:t>
      </w:r>
    </w:p>
    <w:p w14:paraId="68AD28B1" w14:textId="77777777" w:rsidR="001E3EDC" w:rsidRDefault="00D539D1">
      <w:pPr>
        <w:spacing w:after="120"/>
        <w:rPr>
          <w:rFonts w:ascii="Noto Sans" w:eastAsiaTheme="minorEastAsia" w:hAnsi="Noto Sans" w:cs="Noto Sans"/>
          <w:kern w:val="0"/>
          <w:sz w:val="21"/>
          <w:szCs w:val="21"/>
          <w14:ligatures w14:val="none"/>
        </w:rPr>
      </w:pPr>
      <w:r>
        <w:rPr>
          <w:rFonts w:ascii="Noto Sans" w:eastAsiaTheme="minorEastAsia" w:hAnsi="Noto Sans" w:cs="Noto Sans"/>
          <w:kern w:val="0"/>
          <w:sz w:val="21"/>
          <w:szCs w:val="21"/>
          <w14:ligatures w14:val="none"/>
        </w:rPr>
        <w:t>Der Prüfbericht wird erst erstellt, wenn der Maßnahmenplan freigegeben ist; Prüfbericht und freigegebener Maßnahmenplan werden dem geprüften Unternehmen gemeinsam übermittelt.</w:t>
      </w:r>
    </w:p>
    <w:p w14:paraId="343863E8" w14:textId="77777777" w:rsidR="001E3EDC" w:rsidRDefault="00D539D1">
      <w:pPr>
        <w:spacing w:after="120"/>
        <w:rPr>
          <w:rFonts w:ascii="Noto Sans" w:eastAsiaTheme="minorEastAsia" w:hAnsi="Noto Sans" w:cs="Noto Sans"/>
          <w:kern w:val="0"/>
          <w:sz w:val="21"/>
          <w:szCs w:val="21"/>
          <w14:ligatures w14:val="none"/>
        </w:rPr>
      </w:pPr>
      <w:r>
        <w:rPr>
          <w:rFonts w:ascii="Noto Sans" w:eastAsiaTheme="minorEastAsia" w:hAnsi="Noto Sans" w:cs="Noto Sans"/>
          <w:kern w:val="0"/>
          <w:sz w:val="21"/>
          <w:szCs w:val="21"/>
          <w14:ligatures w14:val="none"/>
        </w:rPr>
        <w:t>Erklärt das geprüfte Unternehmen bei dem Ergebnis 'nicht kritisch abweichend' ausdrücklich, keine temporäre Freigabe anzustreben, entfällt der Maßnahmenplan und der Prüfbericht wird ohne ihn erstellt. Bei dem Ergebnis 'kritisch abweichend' ist ein Verzicht auf den Maßnahmenplan nicht zulässig.</w:t>
      </w:r>
    </w:p>
    <w:p w14:paraId="725D9963" w14:textId="77777777" w:rsidR="001E3EDC" w:rsidRDefault="00D539D1">
      <w:pPr>
        <w:spacing w:after="120"/>
        <w:rPr>
          <w:rFonts w:ascii="Noto Sans" w:eastAsiaTheme="minorEastAsia" w:hAnsi="Noto Sans" w:cs="Noto Sans"/>
          <w:kern w:val="0"/>
          <w:sz w:val="21"/>
          <w:szCs w:val="21"/>
          <w14:ligatures w14:val="none"/>
        </w:rPr>
      </w:pPr>
      <w:r>
        <w:rPr>
          <w:rFonts w:ascii="Noto Sans" w:eastAsiaTheme="minorEastAsia" w:hAnsi="Noto Sans" w:cs="Noto Sans"/>
          <w:kern w:val="0"/>
          <w:sz w:val="21"/>
          <w:szCs w:val="21"/>
          <w14:ligatures w14:val="none"/>
        </w:rPr>
        <w:t>Wird der Maßnahmenplan nicht fristgerecht eingereicht oder kann er auch nach Einbindung des CADIS</w:t>
      </w:r>
      <w:r>
        <w:rPr>
          <w:rFonts w:ascii="Noto Sans" w:eastAsiaTheme="minorEastAsia" w:hAnsi="Noto Sans" w:cs="Noto Sans"/>
          <w:kern w:val="0"/>
          <w:sz w:val="21"/>
          <w:szCs w:val="21"/>
          <w:vertAlign w:val="superscript"/>
          <w14:ligatures w14:val="none"/>
        </w:rPr>
        <w:t>®</w:t>
      </w:r>
      <w:r>
        <w:rPr>
          <w:rFonts w:ascii="Noto Sans" w:eastAsiaTheme="minorEastAsia" w:hAnsi="Noto Sans" w:cs="Noto Sans"/>
          <w:kern w:val="0"/>
          <w:sz w:val="21"/>
          <w:szCs w:val="21"/>
          <w14:ligatures w14:val="none"/>
        </w:rPr>
        <w:t xml:space="preserve">-Fachbereichs nicht freigegeben werden, wird der Prüfbericht ohne Maßnahmenplan erstellt; eine Freigabe oder temporäre Freigabe wird nicht erteilt.</w:t>
      </w:r>
    </w:p>
    <w:p w14:paraId="256DA4F6" w14:textId="77777777" w:rsidR="006C2B9B" w:rsidRDefault="006C2B9B">
      <w:pPr>
        <w:spacing w:after="120"/>
      </w:pPr>
    </w:p>
    <w:p w14:paraId="4DAC53FD" w14:textId="77777777" w:rsidR="00793731" w:rsidRDefault="00A15DA1">
      <w:pPr>
        <w:spacing w:after="120"/>
      </w:pPr>
      <w:r>
        <w:t>Umsetzungsfristen:</w:t>
      </w:r>
    </w:p>
    <w:p w14:paraId="671F01D3" w14:textId="77777777" w:rsidR="00793731" w:rsidRDefault="00A15DA1">
      <w:pPr>
        <w:pStyle w:val="Listenabsatz"/>
        <w:numPr>
          <w:ilvl w:val="0"/>
          <w:numId w:val="2"/>
        </w:numPr>
        <w:spacing w:after="80"/>
      </w:pPr>
      <w:r>
        <w:t>Nicht kritisch abweichend: Schließung spätestens bis zur risikobasierten Überwachungsprüfung im Folgejahr; für in der Überwachungsprüfung neu festgestellte Abweichungen gilt Kapitel 7.5.</w:t>
      </w:r>
    </w:p>
    <w:p w14:paraId="2B95F197" w14:textId="12ADE5E7" w:rsidR="00793731" w:rsidRDefault="00A15DA1">
      <w:pPr>
        <w:pStyle w:val="Listenabsatz"/>
        <w:numPr>
          <w:ilvl w:val="0"/>
          <w:numId w:val="2"/>
        </w:numPr>
        <w:spacing w:after="80"/>
      </w:pPr>
      <w:r>
        <w:t>Kritisch abweichend: Schließung oder Herabstufung innerhalb von 3 Monaten ab dem Closing Meeting.</w:t>
      </w:r>
    </w:p>
    <w:p w14:paraId="2335190F" w14:textId="77777777" w:rsidR="001E3EDC" w:rsidRDefault="00D539D1">
      <w:pPr>
        <w:spacing w:after="120"/>
      </w:pPr>
      <w:r>
        <w:t>Alle Umsetzungs- und Einreichungsfristen beginnen mit dem Tag des Closing Meetings der zugrunde liegenden Prüfung, nicht mit der Zustellung des Prüfberichts. Findet für eine Prüfart kein Closing Meeting statt, tritt an seine Stelle der Tag, an dem die Feststellungen dem geprüften Unternehmen mitgeteilt werden.</w:t>
      </w:r>
    </w:p>
    <w:p w14:paraId="0B4D7B47" w14:textId="77777777" w:rsidR="00593BFB" w:rsidRPr="00593BFB" w:rsidRDefault="00593BFB" w:rsidP="00593BFB"/>
    <w:p w14:paraId="753E4FCD" w14:textId="6D4CEB23" w:rsidR="00793731" w:rsidRDefault="00347E21">
      <w:pPr>
        <w:pStyle w:val="berschrift2"/>
      </w:pPr>
      <w:bookmarkStart w:id="39" w:name="_Toc241501478"/>
      <w:r>
        <w:t>6.9 Follow-Up</w:t>
      </w:r>
      <w:bookmarkEnd w:id="39"/>
    </w:p>
    <w:p w14:paraId="3999A7E5" w14:textId="77777777" w:rsidR="00593BFB" w:rsidRPr="00593BFB" w:rsidRDefault="00593BFB" w:rsidP="00593BFB"/>
    <w:p w14:paraId="72885319" w14:textId="215AA057" w:rsidR="00793731" w:rsidRDefault="00D10A34">
      <w:pPr>
        <w:spacing w:after="120"/>
      </w:pPr>
      <w:r>
        <w:t>Das Follow-Up (Nachprüfung) dient der Verifizierung, ob die umgesetzten Korrekturmaßnahmen geeignet sind, die festgestellten Abweichungen wirksam abzustellen. Es wird in der Regel remote oder aktenbasiert durchgeführt. Ein Vor-Ort-Follow-Up ist nur in begründeten Ausnahmefällen zulässig und erfordert die Einbindung des CADIS</w:t>
      </w:r>
      <w:r>
        <w:rPr>
          <w:vertAlign w:val="superscript"/>
        </w:rPr>
        <w:t>®</w:t>
      </w:r>
      <w:r>
        <w:t>-Fachbereichs.</w:t>
      </w:r>
    </w:p>
    <w:p w14:paraId="72E8C803" w14:textId="77777777" w:rsidR="00793731" w:rsidRDefault="00A15DA1">
      <w:pPr>
        <w:spacing w:after="120"/>
      </w:pPr>
      <w:r>
        <w:lastRenderedPageBreak/>
        <w:t xml:space="preserve">Die Anzahl der Follow-Ups ist nicht begrenzt, jedoch an die festgelegten Fristen gebunden.</w:t>
      </w:r>
    </w:p>
    <w:p w14:paraId="16534A46" w14:textId="77777777" w:rsidR="00C71491" w:rsidRDefault="00C71491">
      <w:pPr>
        <w:spacing w:after="120"/>
      </w:pPr>
    </w:p>
    <w:p w14:paraId="674E0483" w14:textId="1ED2C612" w:rsidR="00793731" w:rsidRDefault="00347E21">
      <w:pPr>
        <w:pStyle w:val="berschrift2"/>
      </w:pPr>
      <w:bookmarkStart w:id="40" w:name="_Toc241501479"/>
      <w:r>
        <w:t>6.10 Risikobasierte Überwachungsprüfung</w:t>
      </w:r>
      <w:bookmarkEnd w:id="40"/>
    </w:p>
    <w:p w14:paraId="234F0767" w14:textId="77777777" w:rsidR="00593BFB" w:rsidRPr="00593BFB" w:rsidRDefault="00593BFB" w:rsidP="00593BFB"/>
    <w:p w14:paraId="3710054F" w14:textId="2FF79A86" w:rsidR="00793731" w:rsidRDefault="00A15DA1">
      <w:pPr>
        <w:spacing w:after="120"/>
      </w:pPr>
      <w:r>
        <w:t>Die risikobasierte Überwachungsprüfung ist Bestandteil des zweijährigen Prüfzyklus. Sie ist 12 Monate nach dem Closing Meeting der Erstprüfung durchzuführen; das Toleranzfenster beträgt ± 6 Wochen. Grundlage der Planung sind das Prüfergebnis der vorangegangenen Prüfung sowie ein risikobasierter Ansatz, der u. a. berücksichtigt:</w:t>
      </w:r>
    </w:p>
    <w:p w14:paraId="7CA87ADE" w14:textId="77777777" w:rsidR="00793731" w:rsidRDefault="00A15DA1">
      <w:pPr>
        <w:pStyle w:val="Listenabsatz"/>
        <w:numPr>
          <w:ilvl w:val="0"/>
          <w:numId w:val="2"/>
        </w:numPr>
        <w:spacing w:after="80"/>
      </w:pPr>
      <w:r>
        <w:t>Kritikalität und Risikoprofil des Unternehmens</w:t>
      </w:r>
    </w:p>
    <w:p w14:paraId="667E8850" w14:textId="48EFCC10" w:rsidR="00793731" w:rsidRDefault="00A15DA1">
      <w:pPr>
        <w:pStyle w:val="Listenabsatz"/>
        <w:numPr>
          <w:ilvl w:val="0"/>
          <w:numId w:val="2"/>
        </w:numPr>
        <w:spacing w:after="80"/>
      </w:pPr>
      <w:r>
        <w:t xml:space="preserve">Feststellungen und Abweichungen aus der vorangegangenen Prüfung (Erstprüfung einschließlich Follow-Ups und Erweiterungsprüfungen)</w:t>
      </w:r>
    </w:p>
    <w:p w14:paraId="1F405409" w14:textId="77777777" w:rsidR="00793731" w:rsidRDefault="00A15DA1">
      <w:pPr>
        <w:pStyle w:val="Listenabsatz"/>
        <w:numPr>
          <w:ilvl w:val="0"/>
          <w:numId w:val="2"/>
        </w:numPr>
        <w:spacing w:after="80"/>
      </w:pPr>
      <w:r>
        <w:t>Relevante Änderungen (organisatorische Änderungen, Standortänderungen, Sicherheitsvorfälle)</w:t>
      </w:r>
    </w:p>
    <w:p w14:paraId="01E49120" w14:textId="77777777" w:rsidR="00793731" w:rsidRDefault="00793731">
      <w:pPr>
        <w:spacing w:after="60"/>
      </w:pPr>
    </w:p>
    <w:p w14:paraId="46DD13A7" w14:textId="77777777" w:rsidR="00EE73B7" w:rsidRDefault="00A15DA1">
      <w:pPr>
        <w:spacing w:after="120"/>
      </w:pPr>
      <w:r>
        <w:t xml:space="preserve">Das Unternehmen wird spätestens 3 Monate im Voraus über die ausgewählten Prüffragen informiert. Offene nicht kritische Abweichungen aus der vorangegangenen Prüfung sind verbindlicher Bestandteil der Überwachungsprüfung. </w:t>
      </w:r>
    </w:p>
    <w:p w14:paraId="213E9B10" w14:textId="77777777" w:rsidR="00EE73B7" w:rsidRDefault="00A15DA1">
      <w:pPr>
        <w:spacing w:after="120"/>
      </w:pPr>
      <w:r>
        <w:t xml:space="preserve">Der Prüfscope der Überwachungsprüfung entspricht dem Prüfscope der Erstprüfung (einschließlich etwaiger Erweiterungsprüfungen); eine Änderung des Prüfscopes ist nicht zulässig. Standorte, Prüfmodule und LoE werden gegenüber der Erstprüfung nicht reduziert; die risikobasierte Auswahl betrifft ausschließlich die Prüffragen. </w:t>
      </w:r>
    </w:p>
    <w:p w14:paraId="38A0206A" w14:textId="2A47D838" w:rsidR="00793731" w:rsidRDefault="00A15DA1">
      <w:pPr>
        <w:spacing w:after="120"/>
      </w:pPr>
      <w:r>
        <w:t>Der Security Score wird nach derselben Systematik wie bei der Erstprüfung berechnet (Kapitel 4.2).</w:t>
      </w:r>
    </w:p>
    <w:p w14:paraId="25118E5C" w14:textId="77777777" w:rsidR="00EE73B7" w:rsidRDefault="00EE73B7">
      <w:pPr>
        <w:spacing w:after="120"/>
      </w:pPr>
    </w:p>
    <w:p w14:paraId="7208474B" w14:textId="77777777" w:rsidR="00793731" w:rsidRDefault="00A15DA1">
      <w:pPr>
        <w:spacing w:after="120"/>
      </w:pPr>
      <w:r>
        <w:t>Schwerpunkte der Überwachungsprüfung sind insbesondere Elemente des kontinuierlichen Verbesserungsprozesses:</w:t>
      </w:r>
    </w:p>
    <w:p w14:paraId="42A3EF59" w14:textId="77777777" w:rsidR="00793731" w:rsidRDefault="00A15DA1">
      <w:pPr>
        <w:pStyle w:val="Listenabsatz"/>
        <w:numPr>
          <w:ilvl w:val="0"/>
          <w:numId w:val="2"/>
        </w:numPr>
        <w:spacing w:after="80"/>
      </w:pPr>
      <w:r>
        <w:t>Management Reviews (Durchführung, Eingaben/Ausgaben, Beschlüsse, Nachverfolgung)</w:t>
      </w:r>
    </w:p>
    <w:p w14:paraId="262200C6" w14:textId="77777777" w:rsidR="00793731" w:rsidRDefault="00A15DA1">
      <w:pPr>
        <w:pStyle w:val="Listenabsatz"/>
        <w:numPr>
          <w:ilvl w:val="0"/>
          <w:numId w:val="2"/>
        </w:numPr>
        <w:spacing w:after="80"/>
      </w:pPr>
      <w:r>
        <w:t>Interne Audits (Planung, Durchführung, Ergebnisse, Korrekturmaßnahmen, Wirksamkeitskontrolle)</w:t>
      </w:r>
    </w:p>
    <w:p w14:paraId="018484CC" w14:textId="77777777" w:rsidR="00793731" w:rsidRDefault="00A15DA1">
      <w:pPr>
        <w:pStyle w:val="Listenabsatz"/>
        <w:numPr>
          <w:ilvl w:val="0"/>
          <w:numId w:val="2"/>
        </w:numPr>
        <w:spacing w:after="80"/>
      </w:pPr>
      <w:r>
        <w:t>Risikobewertungen inkl. Aktualisierungen, Maßnahmenableitung und Statusverfolgung</w:t>
      </w:r>
    </w:p>
    <w:p w14:paraId="54A15826" w14:textId="1414B8A3" w:rsidR="00C71491" w:rsidRPr="00336A84" w:rsidRDefault="00A15DA1" w:rsidP="006C2B9B">
      <w:pPr>
        <w:pStyle w:val="Listenabsatz"/>
        <w:numPr>
          <w:ilvl w:val="0"/>
          <w:numId w:val="2"/>
        </w:numPr>
        <w:spacing w:after="80"/>
      </w:pPr>
      <w:r>
        <w:t xml:space="preserve">Kennzahlen, Abweichungsmanagement, Lessons Learned sowie relevante Änderungen</w:t>
      </w:r>
    </w:p>
    <w:p w14:paraId="6B0BA4F8" w14:textId="067E71EA" w:rsidR="00793731" w:rsidRDefault="00347E21" w:rsidP="001A7AD7">
      <w:pPr>
        <w:pStyle w:val="berschrift2"/>
      </w:pPr>
      <w:bookmarkStart w:id="41" w:name="_Toc241501480"/>
      <w:r>
        <w:t>6.11 Erneute Prüfung</w:t>
      </w:r>
      <w:bookmarkEnd w:id="41"/>
    </w:p>
    <w:p w14:paraId="6F2D5226" w14:textId="77777777" w:rsidR="00593BFB" w:rsidRPr="00593BFB" w:rsidRDefault="00593BFB" w:rsidP="00593BFB"/>
    <w:p w14:paraId="579497CE" w14:textId="77777777" w:rsidR="00EE73B7" w:rsidRDefault="00A15DA1">
      <w:pPr>
        <w:spacing w:after="120"/>
      </w:pPr>
      <w:r>
        <w:lastRenderedPageBreak/>
        <w:t xml:space="preserve">Nach Ablauf eines vollständigen zweijährigen Prüfzyklus wird im dritten Jahr eine erneute Prüfung durchgeführt. Diese entspricht in Umfang und Anforderungen einer Erstprüfung auf Basis eines neu festzulegenden Prüfscopes. Eine Reduzierung der Prüfaufwände mit Bezug auf den vorherigen Zyklus ist nicht zulässig. </w:t>
      </w:r>
    </w:p>
    <w:p w14:paraId="38C4B947" w14:textId="05D1AADD" w:rsidR="00793731" w:rsidRDefault="00A15DA1">
      <w:pPr>
        <w:spacing w:after="120"/>
      </w:pPr>
      <w:r>
        <w:t>Die erneute Prüfung begründet einen neuen Prüfzyklus, der vom vorangegangenen Zyklus unabhängig ist; Ergebnisse, Feststellungen und Fristen des vorangegangenen Zyklus werden nicht übernommen. Für die rechtzeitige Beauftragung ist das geprüfte Unternehmen verantwortlich; ein nahtloser Anschluss an die bisherige Freigabe ist nicht gewährleistet.</w:t>
      </w:r>
    </w:p>
    <w:p w14:paraId="1AA07FCB" w14:textId="77777777" w:rsidR="001A7AD7" w:rsidRDefault="001A7AD7">
      <w:pPr>
        <w:spacing w:after="120"/>
      </w:pPr>
    </w:p>
    <w:p w14:paraId="6E04A3F2" w14:textId="41F9BBE3" w:rsidR="00793731" w:rsidRDefault="00347E21">
      <w:pPr>
        <w:pStyle w:val="berschrift2"/>
      </w:pPr>
      <w:bookmarkStart w:id="42" w:name="_Toc241501481"/>
      <w:r>
        <w:t>6.12 Erweiterungsprüfung</w:t>
      </w:r>
      <w:bookmarkEnd w:id="42"/>
    </w:p>
    <w:p>
      <w:pPr>
        <w:spacing w:after="120"/>
      </w:pPr>
      <w:r>
        <w:t xml:space="preserve">Die Erweiterungsprüfung beschreibt die nachträgliche Erweiterung des Prüfscopes nach Abschluss einer Erstprüfung. Mögliche Scope-Erweiterungen umfassen: zusätzliche Standorte, weitere Prüfmodule oder die Anhebung des LoE; mit der Anhebung des LoE ändert sich auch die Stufe der Sonderanforderungen (Kapitel 4.6). Die Erweiterung kann sowohl vom Hersteller/Auftraggeber als auch vom geprüften Unternehmen angestoßen werden.</w:t>
      </w:r>
    </w:p>
    <w:p>
      <w:pPr>
        <w:spacing w:after="120"/>
      </w:pPr>
      <w:r>
        <w:t xml:space="preserve">Voraussetzung: Zum Zeitpunkt der Scope-Änderung dürfen keine kritischen Abweichungen aus der Erstprüfung offen sein; diese sind zuvor abzustellen oder begründet auf nicht kritisch herabzustufen (Kapitel 7.2). Offene nicht kritische Abweichungen, z. B. bei einer temporären Freigabe, stehen der Erweiterung nicht entgegen. Alle Scope-Änderungen sind dokumentationspflichtig.</w:t>
      </w:r>
    </w:p>
    <w:p>
      <w:pPr>
        <w:spacing w:after="120"/>
      </w:pPr>
      <w:r>
        <w:rPr>
          <w:b/>
        </w:rPr>
        <w:t xml:space="preserve">Ablauf und Pflichten bei jeder Scope-Erweiterung:</w:t>
      </w:r>
    </w:p>
    <w:p>
      <w:pPr>
        <w:pStyle w:val="Listenabsatz"/>
        <w:numPr>
          <w:ilvl w:val="0"/>
          <w:numId w:val="2"/>
        </w:numPr>
        <w:spacing w:after="80"/>
      </w:pPr>
      <w:r>
        <w:t xml:space="preserve">Der Hersteller/Auftraggeber erstellt vor Beauftragung der Erweiterungsprüfung einen aktualisierten Scope-Entwurf (Kapitel 4.8), der Ausgangsscope und beabsichtigte Änderung (Standorte, Prüfmodule, LoE, Sonderanforderungen) ausweist; ändert sich das LoE, ist die Supplier Criticality Evaluation (SCE) zu aktualisieren.</w:t>
      </w:r>
    </w:p>
    <w:p>
      <w:pPr>
        <w:pStyle w:val="Listenabsatz"/>
        <w:numPr>
          <w:ilvl w:val="0"/>
          <w:numId w:val="2"/>
        </w:numPr>
        <w:spacing w:after="80"/>
      </w:pPr>
      <w:r>
        <w:t xml:space="preserve">Der erweiterte Scope ist vor Beginn der Erweiterungsprüfung schriftlich zu bestätigen; ohne schriftliche Scope-Bestätigung darf die Erweiterungsprüfung nicht begonnen werden.</w:t>
      </w:r>
    </w:p>
    <w:p>
      <w:pPr>
        <w:pStyle w:val="Listenabsatz"/>
        <w:numPr>
          <w:ilvl w:val="0"/>
          <w:numId w:val="2"/>
        </w:numPr>
        <w:spacing w:after="80"/>
      </w:pPr>
      <w:r>
        <w:t xml:space="preserve">Ablauf: Ein Kick-Off wird bei Bedarf durchgeführt (Kapitel 6.2). Ein Closing Meeting findet stets statt (Kapitel 6.7), und über die Erweiterungsprüfung wird ein Prüfbericht erstellt.</w:t>
      </w:r>
    </w:p>
    <w:p>
      <w:pPr>
        <w:pStyle w:val="Listenabsatz"/>
        <w:numPr>
          <w:ilvl w:val="0"/>
          <w:numId w:val="2"/>
        </w:numPr>
        <w:spacing w:after="80"/>
      </w:pPr>
      <w:r>
        <w:t xml:space="preserve">Maßnahmenplan, Follow-Up, Fristen und Einreichungsversuche: Es gelten dieselben Regelungen wie in der Erstprüfung (Kapitel 6.3, 6.8 und 6.9); Abweichungen werden nach Kapitel 7.1 bis 7.3 eingestuft.</w:t>
      </w:r>
    </w:p>
    <w:p>
      <w:pPr>
        <w:pStyle w:val="Listenabsatz"/>
        <w:numPr>
          <w:ilvl w:val="0"/>
          <w:numId w:val="2"/>
        </w:numPr>
        <w:spacing w:after="80"/>
      </w:pPr>
      <w:r>
        <w:t xml:space="preserve">Freigabe: Bis zum Abschluss der Erweiterungsprüfung gilt die bestehende Freigabe unverändert. Die erweiterte Freigabe wird erst nach positivem Abschluss erteilt; wird die Erweiterungsprüfung abgebrochen (Kapitel 6.13) oder keine erweiterte Freigabe erteilt, bleibt die bestehende Freigabe für den ursprünglichen Prüfscope bestehen.</w:t>
      </w:r>
    </w:p>
    <w:p>
      <w:pPr>
        <w:pStyle w:val="Listenabsatz"/>
        <w:numPr>
          <w:ilvl w:val="0"/>
          <w:numId w:val="2"/>
        </w:numPr>
        <w:spacing w:after="80"/>
      </w:pPr>
      <w:r>
        <w:t xml:space="preserve">Security Score: Es gilt ein Prüfkatalog für alle Standorte; der Security Score wird als ein Gesamtscore über alle bewerteten Prüfpunkte des erweiterten Scopes nach Kapitel 4.2 berechnet. Reifegrade von Prüfpunkten, die nicht erneut bewertet werden, bleiben aus der Erstprüfung bestehen; bei reduziert geprüften Prüfpunkten bestätigt der Auditor den Reifegrad oder passt ihn an.</w:t>
      </w:r>
    </w:p>
    <w:p>
      <w:pPr>
        <w:pStyle w:val="Listenabsatz"/>
        <w:numPr>
          <w:ilvl w:val="0"/>
          <w:numId w:val="2"/>
        </w:numPr>
        <w:spacing w:after="80"/>
      </w:pPr>
      <w:r>
        <w:t xml:space="preserve">Kombination mit der Überwachungsprüfung: Die Erweiterungsprüfung kann mit der risikobasierten Überwachungsprüfung (Kapitel 6.10) kombiniert werden; die Anforderungen beider Prüfarten sind einzuhalten und im Prüfbericht jeweils kenntlich zu machen.</w:t>
      </w:r>
    </w:p>
    <w:p>
      <w:pPr>
        <w:pStyle w:val="Listenabsatz"/>
        <w:numPr>
          <w:ilvl w:val="0"/>
          <w:numId w:val="2"/>
        </w:numPr>
        <w:spacing w:after="80"/>
      </w:pPr>
      <w:r>
        <w:t xml:space="preserve">Katalogversion: Die Erweiterungsprüfung wird nach der Katalogversion der Erstprüfung bzw. der ersten Beauftragung des laufenden Prüfzyklus durchgeführt; für Verfahrensregelungen gilt die aktuell gültige Handbuchversion (Kapitel 13).</w:t>
      </w:r>
    </w:p>
    <w:p>
      <w:pPr>
        <w:pStyle w:val="Listenabsatz"/>
        <w:numPr>
          <w:ilvl w:val="0"/>
          <w:numId w:val="2"/>
        </w:numPr>
        <w:spacing w:after="80"/>
      </w:pPr>
      <w:r>
        <w:t xml:space="preserve">Gegenstand der Erweiterungsprüfung ist die Erweiterung selbst sowie alle bestehenden Prüfgegenstände, die von ihr berührt werden. Welche Prüfgegenstände dies je Art der Erweiterung sind, regelt die nachfolgende Übersicht.</w:t>
      </w:r>
    </w:p>
    <w:p>
      <w:pPr>
        <w:pStyle w:val="Listenabsatz"/>
        <w:numPr>
          <w:ilvl w:val="0"/>
          <w:numId w:val="2"/>
        </w:numPr>
        <w:spacing w:after="80"/>
      </w:pPr>
      <w:r>
        <w:t xml:space="preserve">Der Auditor dokumentiert, welche Ergebnisse der Erstprüfung wiederverwendet werden und welche Prüfpunkte erneut bewertet bzw. reduziert geprüft wurden, jeweils mit Begründung.</w:t>
      </w:r>
    </w:p>
    <w:p>
      <w:pPr>
        <w:pStyle w:val="Listenabsatz"/>
        <w:numPr>
          <w:ilvl w:val="0"/>
          <w:numId w:val="2"/>
        </w:numPr>
        <w:spacing w:after="80"/>
      </w:pPr>
      <w:r>
        <w:t xml:space="preserve">Die Gesamtbewertung und die erweiterte Freigabe beziehen sich auf den gesamten erweiterten Prüfscope. Der Scope selbst (Standorte, Prüfmodule, LoE) wird durch eine Reduzierung des Prüfumfangs nicht verkleinert; eine nachträgliche Reduzierung des Scopes ist nicht zulässig.</w:t>
      </w:r>
    </w:p>
    <w:p>
      <w:pPr>
        <w:spacing w:after="120"/>
      </w:pPr>
      <w:r>
        <w:rPr>
          <w:b/>
        </w:rPr>
        <w:t xml:space="preserve">Reduzierung des Prüfumfangs:</w:t>
      </w:r>
    </w:p>
    <w:p>
      <w:pPr>
        <w:spacing w:after="120"/>
      </w:pPr>
      <w:r>
        <w:t xml:space="preserve">Der Prüfumfang der Erweiterungsprüfung darf je Prüfpunkt risikobasiert reduziert werden, wenn der Auditor nachvollziehbar begründet, dass</w:t>
      </w:r>
    </w:p>
    <w:p>
      <w:pPr>
        <w:pStyle w:val="Listenabsatz"/>
        <w:numPr>
          <w:ilvl w:val="0"/>
          <w:numId w:val="2"/>
        </w:numPr>
        <w:spacing w:after="80"/>
      </w:pPr>
      <w:r>
        <w:t xml:space="preserve">der Prüfpunkt von der Erweiterung nicht berührt wird oder übergreifend gesteuert wird und bereits in der Erstprüfung in gleicher oder höherer Prüftiefe bewertet wurde,</w:t>
      </w:r>
    </w:p>
    <w:p>
      <w:pPr>
        <w:pStyle w:val="Listenabsatz"/>
        <w:numPr>
          <w:ilvl w:val="0"/>
          <w:numId w:val="2"/>
        </w:numPr>
        <w:spacing w:after="80"/>
      </w:pPr>
      <w:r>
        <w:t xml:space="preserve">sich die Umsetzung seit der Erstprüfung nicht wesentlich geändert hat und</w:t>
      </w:r>
    </w:p>
    <w:p>
      <w:pPr>
        <w:pStyle w:val="Listenabsatz"/>
        <w:numPr>
          <w:ilvl w:val="0"/>
          <w:numId w:val="2"/>
        </w:numPr>
        <w:spacing w:after="80"/>
      </w:pPr>
      <w:r>
        <w:t xml:space="preserve">keine gegenteiligen Anhaltspunkte vorliegen (z. B. offene Abweichungen oder Beobachtungen, Sicherheitsvorfälle, Hinweise aus der Überwachung).</w:t>
      </w:r>
    </w:p>
    <w:p>
      <w:pPr>
        <w:spacing w:after="120"/>
      </w:pPr>
      <w:r>
        <w:t xml:space="preserve">Die Reduzierung ist je Prüfpunkt durch den Auditor nachvollziehbar zu begründen und in der Prüfdokumentation festzuhalten; eine Freigabe durch den CADIS®-Fachbereich ist nicht erforderlich. Nicht reduziert werden dürfen die Prüfpunkte der zusätzlichen Prüfmodule sowie die standortspezifischen Prüfpunkte eines neuen Standorts.</w:t>
      </w:r>
    </w:p>
    <w:p>
      <w:pPr>
        <w:spacing w:after="120"/>
      </w:pPr>
      <w:r>
        <w:rPr>
          <w:b/>
        </w:rPr>
        <w:t xml:space="preserve">Prüfumfang je Art der Scope-Erweiterung:</w:t>
      </w:r>
    </w:p>
    <w:tbl>
      <w:tblPr>
        <w:tblStyle w:val="Tabellenraster"/>
        <w:tblW w:w="9360" w:type="dxa"/>
        <w:tblLook w:val="04A0" w:firstRow="1" w:lastRow="0" w:firstColumn="1" w:lastColumn="0" w:noHBand="0" w:noVBand="1"/>
      </w:tblPr>
      <w:tblGrid>
        <w:gridCol w:w="2200"/>
        <w:gridCol w:w="4100"/>
        <w:gridCol w:w="3060"/>
      </w:tblGrid>
      <w:tr>
        <w:trPr>
          <w:cantSplit/>
          <w:tblHeader/>
        </w:trPr>
        <w:tc>
          <w:tcPr>
            <w:tcW w:w="2200" w:type="dxa"/>
            <w:shd w:val="clear" w:color="063D2C" w:fill="063D2C"/>
          </w:tcPr>
          <w:p>
            <w:pPr>
              <w:spacing w:after="60"/>
            </w:pPr>
            <w:r>
              <w:rPr>
                <w:rFonts w:ascii="Noto Sans Black" w:hAnsi="Noto Sans Black" w:cs="Noto Sans Black"/>
                <w:b/>
                <w:color w:val="FFFFFF"/>
                <w:sz w:val="18"/>
                <w:szCs w:val="18"/>
              </w:rPr>
              <w:t xml:space="preserve">Art der Scope-Erweiterung</w:t>
            </w:r>
          </w:p>
        </w:tc>
        <w:tc>
          <w:tcPr>
            <w:tcW w:w="4100" w:type="dxa"/>
            <w:shd w:val="clear" w:color="063D2C" w:fill="063D2C"/>
          </w:tcPr>
          <w:p>
            <w:pPr>
              <w:spacing w:after="60"/>
            </w:pPr>
            <w:r>
              <w:rPr>
                <w:rFonts w:ascii="Noto Sans Black" w:hAnsi="Noto Sans Black" w:cs="Noto Sans Black"/>
                <w:b/>
                <w:color w:val="FFFFFF"/>
                <w:sz w:val="18"/>
                <w:szCs w:val="18"/>
              </w:rPr>
              <w:t xml:space="preserve">Was ist zu prüfen?</w:t>
            </w:r>
          </w:p>
        </w:tc>
        <w:tc>
          <w:tcPr>
            <w:tcW w:w="3060" w:type="dxa"/>
            <w:shd w:val="clear" w:color="063D2C" w:fill="063D2C"/>
          </w:tcPr>
          <w:p>
            <w:pPr>
              <w:spacing w:after="60"/>
            </w:pPr>
            <w:r>
              <w:rPr>
                <w:rFonts w:ascii="Noto Sans Black" w:hAnsi="Noto Sans Black" w:cs="Noto Sans Black"/>
                <w:b/>
                <w:color w:val="FFFFFF"/>
                <w:sz w:val="18"/>
                <w:szCs w:val="18"/>
              </w:rPr>
              <w:t xml:space="preserve">Wiederverwendung / Abgrenzung</w:t>
            </w:r>
          </w:p>
        </w:tc>
      </w:tr>
      <w:tr>
        <w:trPr>
          <w:cantSplit/>
        </w:trPr>
        <w:tc>
          <w:tcPr>
            <w:tcW w:w="2200" w:type="dxa"/>
            <w:shd w:val="clear" w:color="FFFFFF" w:fill="FFFFFF"/>
          </w:tcPr>
          <w:p>
            <w:pPr>
              <w:spacing w:after="60"/>
            </w:pPr>
            <w:r>
              <w:rPr>
                <w:rFonts w:ascii="Noto Sans" w:hAnsi="Noto Sans" w:cs="Noto Sans"/>
                <w:b/>
                <w:color w:val="000000"/>
                <w:sz w:val="18"/>
                <w:szCs w:val="18"/>
              </w:rPr>
              <w:t xml:space="preserve">Zusätzlicher Standort</w:t>
            </w:r>
          </w:p>
        </w:tc>
        <w:tc>
          <w:tcPr>
            <w:tcW w:w="4100" w:type="dxa"/>
            <w:shd w:val="clear" w:color="FFFFFF" w:fill="FFFFFF"/>
          </w:tcPr>
          <w:p>
            <w:pPr>
              <w:spacing w:after="60"/>
            </w:pPr>
            <w:r>
              <w:rPr>
                <w:rFonts w:ascii="Noto Sans" w:hAnsi="Noto Sans" w:cs="Noto Sans"/>
                <w:color w:val="000000"/>
                <w:sz w:val="18"/>
                <w:szCs w:val="18"/>
              </w:rPr>
              <w:t xml:space="preserve">• Standortspezifische Prüfpunkte am neuen Standort (z. B. physische Sicherheit, lokale IT/OT, lokale Prozesse und Verantwortlichkeiten) in der Prüftiefe, die dem Standort zugeordnet ist: ohne Multi-Site das LoE des Scopes, bei Multi-Site-Scopes die Prüftiefe nach der Zuordnung gemäß Kapitel 11.5 (z. B. Rest-Standort: nächstniedrigeres LoE). Innerhalb dieser Prüftiefe dürfen sie nicht reduziert werden.</w:t>
            </w:r>
          </w:p>
          <w:p>
            <w:pPr>
              <w:spacing w:after="60"/>
            </w:pPr>
            <w:r>
              <w:rPr>
                <w:rFonts w:ascii="Noto Sans" w:hAnsi="Noto Sans" w:cs="Noto Sans"/>
                <w:color w:val="000000"/>
                <w:sz w:val="18"/>
                <w:szCs w:val="18"/>
              </w:rPr>
              <w:t xml:space="preserve">• Übergreifend gesteuerte Prüfpunkte (z. B. zentrale ISMS-Vorgaben, zentrale Dienstleister): Prüfumfang risikobasiert reduzierbar auf die Verifikation, dass die zentralen Vorgaben am neuen Standort bekannt und wirksam umgesetzt sind, sofern sie in der Erstprüfung in gleicher oder höherer Prüftiefe bewertet wurden.</w:t>
            </w:r>
          </w:p>
          <w:p>
            <w:pPr>
              <w:spacing w:after="60"/>
            </w:pPr>
            <w:r>
              <w:rPr>
                <w:rFonts w:ascii="Noto Sans" w:hAnsi="Noto Sans" w:cs="Noto Sans"/>
                <w:color w:val="000000"/>
                <w:sz w:val="18"/>
                <w:szCs w:val="18"/>
              </w:rPr>
              <w:t xml:space="preserve">• Bei Multi-Site-Scopes: Prüfung der Voraussetzungen (Kapitel 11.2), Neuberechnung der Stichprobe (Kapitel 11.4) und Zuordnung des Standorts als Hauptstandort, Stichproben- oder Rest-Standort (Kapitel 11.5); die Prüftiefe des Standorts richtet sich nach dieser Zuordnung.</w:t>
            </w:r>
          </w:p>
        </w:tc>
        <w:tc>
          <w:tcPr>
            <w:tcW w:w="3060" w:type="dxa"/>
            <w:shd w:val="clear" w:color="FFFFFF" w:fill="FFFFFF"/>
          </w:tcPr>
          <w:p>
            <w:pPr>
              <w:spacing w:after="60"/>
            </w:pPr>
            <w:r>
              <w:rPr>
                <w:rFonts w:ascii="Noto Sans" w:hAnsi="Noto Sans" w:cs="Noto Sans"/>
                <w:color w:val="000000"/>
                <w:sz w:val="18"/>
                <w:szCs w:val="18"/>
              </w:rPr>
              <w:t xml:space="preserve">• Ergebnisse bereits geprüfter Standorte bleiben bestehen, soweit sie nicht von der Erweiterung berührt sind.</w:t>
            </w:r>
          </w:p>
          <w:p>
            <w:pPr>
              <w:spacing w:after="60"/>
            </w:pPr>
            <w:r>
              <w:rPr>
                <w:rFonts w:ascii="Noto Sans" w:hAnsi="Noto Sans" w:cs="Noto Sans"/>
                <w:color w:val="000000"/>
                <w:sz w:val="18"/>
                <w:szCs w:val="18"/>
              </w:rPr>
              <w:t xml:space="preserve">• Der Umfang der Reduktion ist je Prüfpunkt zu begründen und zu dokumentieren (siehe Regeln zur Reduzierung des Prüfumfangs).</w:t>
            </w:r>
          </w:p>
        </w:tc>
      </w:tr>
      <w:tr>
        <w:trPr>
          <w:cantSplit/>
        </w:trPr>
        <w:tc>
          <w:tcPr>
            <w:tcW w:w="2200" w:type="dxa"/>
            <w:shd w:val="clear" w:color="FFFFFF" w:fill="FFFFFF"/>
          </w:tcPr>
          <w:p>
            <w:pPr>
              <w:spacing w:after="60"/>
            </w:pPr>
            <w:r>
              <w:rPr>
                <w:rFonts w:ascii="Noto Sans" w:hAnsi="Noto Sans" w:cs="Noto Sans"/>
                <w:b/>
                <w:color w:val="000000"/>
                <w:sz w:val="18"/>
                <w:szCs w:val="18"/>
              </w:rPr>
              <w:t xml:space="preserve">Weitere Prüfmodule</w:t>
            </w:r>
          </w:p>
        </w:tc>
        <w:tc>
          <w:tcPr>
            <w:tcW w:w="4100" w:type="dxa"/>
            <w:shd w:val="clear" w:color="FFFFFF" w:fill="FFFFFF"/>
          </w:tcPr>
          <w:p>
            <w:pPr>
              <w:spacing w:after="60"/>
            </w:pPr>
            <w:r>
              <w:rPr>
                <w:rFonts w:ascii="Noto Sans" w:hAnsi="Noto Sans" w:cs="Noto Sans"/>
                <w:color w:val="000000"/>
                <w:sz w:val="18"/>
                <w:szCs w:val="18"/>
              </w:rPr>
              <w:t xml:space="preserve">• Alle Prüfpunkte der zusätzlichen Prüfmodule an allen Standorten des Scopes, im LoE des bestehenden Scopes.</w:t>
            </w:r>
          </w:p>
          <w:p>
            <w:pPr>
              <w:spacing w:after="60"/>
            </w:pPr>
            <w:r>
              <w:rPr>
                <w:rFonts w:ascii="Noto Sans" w:hAnsi="Noto Sans" w:cs="Noto Sans"/>
                <w:color w:val="000000"/>
                <w:sz w:val="18"/>
                <w:szCs w:val="18"/>
              </w:rPr>
              <w:t xml:space="preserve">• Prüfpunkte bereits geprüfter Module mit fachlichen Schnittstellen zu den neuen Modulen oder mit geänderter Umsetzung seit der Erstprüfung.</w:t>
            </w:r>
          </w:p>
          <w:p>
            <w:pPr>
              <w:spacing w:after="60"/>
            </w:pPr>
            <w:r>
              <w:rPr>
                <w:rFonts w:ascii="Noto Sans" w:hAnsi="Noto Sans" w:cs="Noto Sans"/>
                <w:color w:val="000000"/>
                <w:sz w:val="18"/>
                <w:szCs w:val="18"/>
              </w:rPr>
              <w:t xml:space="preserve">• Die Qualifikationsanforderungen des Auditors für die zusätzlichen Prüfmodule (Kapitel 5.2) müssen erfüllt sein.</w:t>
            </w:r>
          </w:p>
        </w:tc>
        <w:tc>
          <w:tcPr>
            <w:tcW w:w="3060" w:type="dxa"/>
            <w:shd w:val="clear" w:color="FFFFFF" w:fill="FFFFFF"/>
          </w:tcPr>
          <w:p>
            <w:pPr>
              <w:spacing w:after="60"/>
            </w:pPr>
            <w:r>
              <w:rPr>
                <w:rFonts w:ascii="Noto Sans" w:hAnsi="Noto Sans" w:cs="Noto Sans"/>
                <w:color w:val="000000"/>
                <w:sz w:val="18"/>
                <w:szCs w:val="18"/>
              </w:rPr>
              <w:t xml:space="preserve">• Bereits geprüfte Module ohne Berührungspunkte werden nicht erneut geprüft; ihre Ergebnisse bleiben bestehen.</w:t>
            </w:r>
          </w:p>
        </w:tc>
      </w:tr>
      <w:tr>
        <w:trPr>
          <w:cantSplit/>
        </w:trPr>
        <w:tc>
          <w:tcPr>
            <w:tcW w:w="2200" w:type="dxa"/>
            <w:shd w:val="clear" w:color="FFFFFF" w:fill="FFFFFF"/>
          </w:tcPr>
          <w:p>
            <w:pPr>
              <w:spacing w:after="60"/>
            </w:pPr>
            <w:r>
              <w:rPr>
                <w:rFonts w:ascii="Noto Sans" w:hAnsi="Noto Sans" w:cs="Noto Sans"/>
                <w:b/>
                <w:color w:val="000000"/>
                <w:sz w:val="18"/>
                <w:szCs w:val="18"/>
              </w:rPr>
              <w:t xml:space="preserve">Anhebung des LoE</w:t>
            </w:r>
          </w:p>
        </w:tc>
        <w:tc>
          <w:tcPr>
            <w:tcW w:w="4100" w:type="dxa"/>
            <w:shd w:val="clear" w:color="FFFFFF" w:fill="FFFFFF"/>
          </w:tcPr>
          <w:p>
            <w:pPr>
              <w:spacing w:after="60"/>
            </w:pPr>
            <w:r>
              <w:rPr>
                <w:rFonts w:ascii="Noto Sans" w:hAnsi="Noto Sans" w:cs="Noto Sans"/>
                <w:color w:val="000000"/>
                <w:sz w:val="18"/>
                <w:szCs w:val="18"/>
              </w:rPr>
              <w:t xml:space="preserve">• Der bestehende Prüfscope (alle Standorte, alle Prüfmodule) wird in der Prüftiefe des neuen LoE geprüft (bei Multi-Site-Scopes je Standort nach Kapitel 11.5): LoE 1 → LoE 2: Dokumentenprüfung und Remote-Interview (Kapitel 10.4); LoE 2 → LoE 3: Vor-Ort-Audit (Kapitel 10.5).</w:t>
            </w:r>
          </w:p>
          <w:p>
            <w:pPr>
              <w:spacing w:after="60"/>
            </w:pPr>
            <w:r>
              <w:rPr>
                <w:rFonts w:ascii="Noto Sans" w:hAnsi="Noto Sans" w:cs="Noto Sans"/>
                <w:color w:val="000000"/>
                <w:sz w:val="18"/>
                <w:szCs w:val="18"/>
              </w:rPr>
              <w:t xml:space="preserve">• Der Prüfumfang kann risikobasiert reduziert werden: Prüfpunkte, die in der Erstprüfung ohne Feststellung bewertet wurden und sich seit der Erstprüfung nicht geändert haben, können im neuen LoE stichprobenartig verifiziert werden.</w:t>
            </w:r>
          </w:p>
          <w:p>
            <w:pPr>
              <w:spacing w:after="60"/>
            </w:pPr>
            <w:r>
              <w:rPr>
                <w:rFonts w:ascii="Noto Sans" w:hAnsi="Noto Sans" w:cs="Noto Sans"/>
                <w:color w:val="000000"/>
                <w:sz w:val="18"/>
                <w:szCs w:val="18"/>
              </w:rPr>
              <w:t xml:space="preserve">• Immer in der Prüftiefe des neuen LoE zu prüfen sind Prüfpunkte mit Feststellungen oder Abweichungen aus der Erstprüfung, geänderte Prüfpunkte sowie die zusätzlich geltenden Sonderanforderungen (Kapitel 4.6).</w:t>
            </w:r>
          </w:p>
          <w:p>
            <w:pPr>
              <w:spacing w:after="60"/>
            </w:pPr>
            <w:r>
              <w:rPr>
                <w:rFonts w:ascii="Noto Sans" w:hAnsi="Noto Sans" w:cs="Noto Sans"/>
                <w:color w:val="000000"/>
                <w:sz w:val="18"/>
                <w:szCs w:val="18"/>
              </w:rPr>
              <w:t xml:space="preserve">• Bei Multi-Site-Scopes: Neufestlegung von Hauptstandort, Stichprobe und Rest-Standorten; bei Wechsel von LoE 1 auf LoE 2 zusätzlich Prüfung der Multi-Site-Voraussetzungen (Kapitel 11).</w:t>
            </w:r>
          </w:p>
        </w:tc>
        <w:tc>
          <w:tcPr>
            <w:tcW w:w="3060" w:type="dxa"/>
            <w:shd w:val="clear" w:color="FFFFFF" w:fill="FFFFFF"/>
          </w:tcPr>
          <w:p>
            <w:pPr>
              <w:spacing w:after="60"/>
            </w:pPr>
            <w:r>
              <w:rPr>
                <w:rFonts w:ascii="Noto Sans" w:hAnsi="Noto Sans" w:cs="Noto Sans"/>
                <w:color w:val="000000"/>
                <w:sz w:val="18"/>
                <w:szCs w:val="18"/>
              </w:rPr>
              <w:t xml:space="preserve">• Die Ergebnisse der Erstprüfung im niedrigeren LoE dienen als Ausgangsbasis und können im Rahmen der Reduktion berücksichtigt werden.</w:t>
            </w:r>
          </w:p>
          <w:p>
            <w:pPr>
              <w:spacing w:after="60"/>
            </w:pPr>
            <w:r>
              <w:rPr>
                <w:rFonts w:ascii="Noto Sans" w:hAnsi="Noto Sans" w:cs="Noto Sans"/>
                <w:color w:val="000000"/>
                <w:sz w:val="18"/>
                <w:szCs w:val="18"/>
              </w:rPr>
              <w:t xml:space="preserve">• Eine Absenkung des LoE ist im laufenden Prüfzyklus nicht zulässig (vgl. Kapitel 6.10).</w:t>
            </w:r>
          </w:p>
        </w:tc>
      </w:tr>
    </w:tbl>
    <w:p>
      <w:pPr>
        <w:spacing w:after="120"/>
      </w:pPr>
    </w:p>
    <w:p w14:paraId="7B7A6871" w14:textId="77777777" w:rsidR="001E3EDC" w:rsidRDefault="00D539D1">
      <w:pPr>
        <w:spacing w:after="120"/>
      </w:pPr>
      <w:r>
        <w:t xml:space="preserve">Ergebnisse der Erstprüfung, die von der Erweiterung nicht berührt sind, werden wiederverwendet. Haben sich die von der Erweiterung betroffenen Prozesse seit der Erstprüfung geändert, sind diese erneut zu bewerten.</w:t>
      </w:r>
    </w:p>
    <w:p>
      <w:pPr>
        <w:spacing w:after="120"/>
      </w:pPr>
      <w:r>
        <w:t xml:space="preserve">Wird im Rahmen der Erweiterung das Level of Examination angehoben, gilt die Anhebung für den gesamten bestehenden Prüfscope; der Prüfumfang in bereits geprüften Prüfmodulen richtet sich nach den vorstehenden Regeln zur Reduzierung des Prüfumfangs. Die Regelungen zur Prüfung mehrerer Standorte (Kapitel 11) bleiben unberührt.</w:t>
      </w:r>
    </w:p>
    <w:p w14:paraId="03F58094" w14:textId="77777777" w:rsidR="001E3EDC" w:rsidRDefault="00D539D1">
      <w:pPr>
        <w:spacing w:after="120"/>
      </w:pPr>
      <w:r>
        <w:t>Feststellungen in bereits geprüften Bereichen, die im Rahmen der Erweiterungsprüfung erkannt werden, sind als Feststellungen der Erweiterungsprüfung zu dokumentieren. Bei Abweichungen gelten die Kapitel 6.8 und 6.9 entsprechend.</w:t>
      </w:r>
    </w:p>
    <w:p w14:paraId="7C526C7A" w14:textId="77777777" w:rsidR="001E3EDC" w:rsidRDefault="00D539D1">
      <w:pPr>
        <w:spacing w:after="120"/>
      </w:pPr>
      <w:r>
        <w:t>Die Erweiterungsprüfung begründet keine eigene Laufzeit: Die erweiterte Freigabe übernimmt die Laufzeit der ursprünglichen Freigabe; der laufende Prüfzyklus wird durch die Erweiterung weder verlängert noch neu begonnen.</w:t>
      </w:r>
    </w:p>
    <w:p w14:paraId="58AEF8DC" w14:textId="77777777" w:rsidR="002621A8" w:rsidRDefault="00D539D1">
      <w:pPr>
        <w:pStyle w:val="berschrift2"/>
      </w:pPr>
      <w:r>
        <w:t>6.13 Abbruch und Verschiebung</w:t>
      </w:r>
    </w:p>
    <w:p w14:paraId="4B8DFBE5" w14:textId="77777777" w:rsidR="002621A8" w:rsidRDefault="00D539D1">
      <w:pPr>
        <w:spacing w:after="120"/>
      </w:pPr>
      <w:r>
        <w:t xml:space="preserve">Eine Prüfung ist abzubrechen nach dem dritten erfolglosen Einreichungsversuch in Phase 1 (Kapitel 6.3) sowie insbesondere bei fehlender Mitwirkung, verweigertem Zutritt oder verweigerten Nachweisen, vorgelegten manipulierten Nachweisen sowie </w:t>
        <w:lastRenderedPageBreak/>
        <w:t>einem nachträglich erkannten Interessenkonflikt; über den Abbruch entscheidet der Auditor in Abstimmung mit dem CADIS</w:t>
      </w:r>
      <w:r>
        <w:rPr>
          <w:vertAlign w:val="superscript"/>
        </w:rPr>
        <w:t>®</w:t>
      </w:r>
      <w:r>
        <w:t>-Fachbereich.</w:t>
      </w:r>
    </w:p>
    <w:p w14:paraId="21055038" w14:textId="77777777" w:rsidR="002621A8" w:rsidRDefault="00D539D1">
      <w:pPr>
        <w:spacing w:after="120"/>
      </w:pPr>
      <w:r>
        <w:t>Ein abgebrochenes Audit führt zu keinem Prüfergebnis und zu keiner Freigabe; bereits erbrachte Leistungen werden gemäß den Auftragsbedingungen abgerechnet. Eine erneute Beauftragung ist als neue Erstprüfung frühestens 3 Monate nach dem Abbruch möglich; die Zählung der Einreichungsversuche beginnt neu.</w:t>
      </w:r>
    </w:p>
    <w:p w14:paraId="63E32785" w14:textId="77777777" w:rsidR="002621A8" w:rsidRDefault="00D539D1">
      <w:pPr>
        <w:spacing w:after="120"/>
      </w:pPr>
      <w:r>
        <w:t xml:space="preserve">Eine Verschiebung der Prüfung ist einmalig um höchstens 6 Monate und nur mit nachvollziehbarer Begründung zulässig (z. B. Umorganisation, Sicherheitsvorfall). Wird die Prüfung nicht innerhalb dieser Frist fortgesetzt, gilt sie als abgebrochen. Eine Verschiebung hemmt keine Fristen aus dem Maßnahmenplan, dem Prüfzyklus oder dem Toleranzfenster der Überwachungsprüfung (Kapitel 6.10). Beträgt die Verschiebung mehr als 3 Monate, ist der Prüfscope vor Fortsetzung erneut zu bestätigen.</w:t>
      </w:r>
    </w:p>
    <w:p w14:paraId="74F1A0C3" w14:textId="77777777" w:rsidR="00793731" w:rsidRDefault="00A15DA1">
      <w:r>
        <w:br w:type="page"/>
      </w:r>
    </w:p>
    <w:p w14:paraId="74B14269" w14:textId="519E324E" w:rsidR="00793731" w:rsidRDefault="00347E21">
      <w:pPr>
        <w:pStyle w:val="berschrift1"/>
      </w:pPr>
      <w:bookmarkStart w:id="43" w:name="_Toc241501482"/>
      <w:r>
        <w:rPr>
          <w:color w:val="017D40"/>
          <w:sz w:val="60"/>
        </w:rPr>
        <w:lastRenderedPageBreak/>
        <w:t xml:space="preserve">7 </w:t>
      </w:r>
      <w:r>
        <w:t>Prüfergebnis</w:t>
      </w:r>
      <w:bookmarkEnd w:id="43"/>
    </w:p>
    <w:p w14:paraId="1BAC40F0" w14:textId="77777777" w:rsidR="00C71491" w:rsidRDefault="00C71491">
      <w:pPr>
        <w:pStyle w:val="berschrift2"/>
      </w:pPr>
    </w:p>
    <w:p w14:paraId="4F4DB3CC" w14:textId="632F000A" w:rsidR="00793731" w:rsidRDefault="00347E21">
      <w:pPr>
        <w:pStyle w:val="berschrift2"/>
      </w:pPr>
      <w:bookmarkStart w:id="44" w:name="_Toc241501483"/>
      <w:r>
        <w:t>7.1 Das Prüfergebnis</w:t>
      </w:r>
      <w:bookmarkEnd w:id="44"/>
    </w:p>
    <w:p w14:paraId="6010A804" w14:textId="77777777" w:rsidR="00593BFB" w:rsidRPr="00593BFB" w:rsidRDefault="00593BFB" w:rsidP="00593BFB"/>
    <w:p w14:paraId="293B4CAE" w14:textId="77777777" w:rsidR="000E4563" w:rsidRPr="000E4563" w:rsidRDefault="000E4563" w:rsidP="000E4563">
      <w:pPr>
        <w:spacing w:after="80"/>
      </w:pPr>
      <w:r>
        <w:t>Das Prüfergebnis gibt das Gesamtresultat der Prüfung wieder und wird auf Grundlage der festgestellten Abweichungen sowie des ermittelten Security Score in eine der nachfolgenden drei Ergebnisstufen eingestuft:</w:t>
      </w:r>
    </w:p>
    <w:p w14:paraId="2CED250F" w14:textId="77777777" w:rsidR="000E4563" w:rsidRDefault="000E4563" w:rsidP="000E4563">
      <w:pPr>
        <w:pStyle w:val="Listenabsatz"/>
        <w:spacing w:after="80"/>
        <w:rPr>
          <w:rFonts w:eastAsiaTheme="minorHAnsi"/>
          <w:kern w:val="2"/>
          <w:sz w:val="22"/>
          <w:szCs w:val="22"/>
          <w14:ligatures w14:val="standardContextual"/>
        </w:rPr>
      </w:pPr>
    </w:p>
    <w:p w14:paraId="6E11EF5A" w14:textId="77777777" w:rsidR="000E4563" w:rsidRDefault="000E4563" w:rsidP="000E4563">
      <w:pPr>
        <w:pStyle w:val="Listenabsatz"/>
        <w:numPr>
          <w:ilvl w:val="0"/>
          <w:numId w:val="12"/>
        </w:numPr>
        <w:spacing w:after="80"/>
        <w:rPr>
          <w:rFonts w:eastAsiaTheme="minorHAnsi"/>
        </w:rPr>
      </w:pPr>
      <w:r>
        <w:rPr>
          <w:rFonts w:eastAsiaTheme="minorHAnsi"/>
        </w:rPr>
        <w:t>Kritisch abweichend</w:t>
      </w:r>
    </w:p>
    <w:p w14:paraId="695CC836" w14:textId="77777777" w:rsidR="000E4563" w:rsidRDefault="000E4563" w:rsidP="000E4563">
      <w:pPr>
        <w:spacing w:after="80"/>
      </w:pPr>
      <w:r>
        <w:t>Diese Einstufung erfolgt, wenn mindestens eine kritische Abweichung festgestellt wurde und/oder der ermittelte Security Score den Wert von 1,01 unterschreitet.</w:t>
      </w:r>
    </w:p>
    <w:p w14:paraId="7A4F2BA3" w14:textId="77777777" w:rsidR="000E4563" w:rsidRDefault="000E4563" w:rsidP="000E4563">
      <w:pPr>
        <w:spacing w:after="80"/>
      </w:pPr>
    </w:p>
    <w:p w14:paraId="22ACB122" w14:textId="224FC59C" w:rsidR="000E4563" w:rsidRPr="000E4563" w:rsidRDefault="000E4563" w:rsidP="000E4563">
      <w:pPr>
        <w:pStyle w:val="Listenabsatz"/>
        <w:numPr>
          <w:ilvl w:val="0"/>
          <w:numId w:val="12"/>
        </w:numPr>
        <w:spacing w:after="80"/>
        <w:rPr>
          <w:rFonts w:eastAsiaTheme="minorHAnsi"/>
        </w:rPr>
      </w:pPr>
      <w:r>
        <w:rPr>
          <w:rFonts w:eastAsiaTheme="minorHAnsi"/>
        </w:rPr>
        <w:t>Nicht kritisch abweichend</w:t>
      </w:r>
    </w:p>
    <w:p w14:paraId="6259F998" w14:textId="77777777" w:rsidR="000E4563" w:rsidRDefault="000E4563" w:rsidP="000E4563">
      <w:pPr>
        <w:spacing w:after="80"/>
      </w:pPr>
      <w:r>
        <w:t>Diese Einstufung erfolgt, wenn mindestens eine nicht kritische Abweichung festgestellt wurde und/oder der ermittelte Security Score den Wert von 2,75 unterschreitet.</w:t>
      </w:r>
    </w:p>
    <w:p w14:paraId="4EF0564F" w14:textId="77777777" w:rsidR="000E4563" w:rsidRDefault="000E4563" w:rsidP="000E4563">
      <w:pPr>
        <w:spacing w:after="80"/>
      </w:pPr>
    </w:p>
    <w:p w14:paraId="3DC8B41D" w14:textId="77777777" w:rsidR="000E4563" w:rsidRDefault="000E4563" w:rsidP="000E4563">
      <w:pPr>
        <w:pStyle w:val="Listenabsatz"/>
        <w:numPr>
          <w:ilvl w:val="0"/>
          <w:numId w:val="12"/>
        </w:numPr>
        <w:spacing w:after="80"/>
        <w:rPr>
          <w:rFonts w:eastAsiaTheme="minorHAnsi"/>
        </w:rPr>
      </w:pPr>
      <w:r>
        <w:rPr>
          <w:rFonts w:eastAsiaTheme="minorHAnsi"/>
        </w:rPr>
        <w:t>Konform</w:t>
      </w:r>
    </w:p>
    <w:p w14:paraId="5D824B6A" w14:textId="554471A5" w:rsidR="00C71491" w:rsidRDefault="000E4563" w:rsidP="000E4563">
      <w:pPr>
        <w:spacing w:after="80"/>
      </w:pPr>
      <w:r>
        <w:t>Diese Einstufung erfolgt, wenn keine Abweichungen festgestellt wurden und der ermittelte Security Score den Wert von 2,75 nicht unterschreitet.</w:t>
      </w:r>
    </w:p>
    <w:p w14:paraId="6886B6CE" w14:textId="77777777" w:rsidR="000E4563" w:rsidRPr="000E4563" w:rsidRDefault="000E4563" w:rsidP="000E4563">
      <w:pPr>
        <w:spacing w:after="80"/>
      </w:pPr>
    </w:p>
    <w:p w14:paraId="4CC115F3" w14:textId="0C96056B" w:rsidR="00793731" w:rsidRDefault="00347E21">
      <w:pPr>
        <w:pStyle w:val="berschrift2"/>
      </w:pPr>
      <w:bookmarkStart w:id="45" w:name="_Toc241501484"/>
      <w:r>
        <w:t>7.2 Prüfergebnis: Kritisch abweichend</w:t>
      </w:r>
      <w:bookmarkEnd w:id="45"/>
    </w:p>
    <w:p w14:paraId="03366F3C" w14:textId="77777777" w:rsidR="00593BFB" w:rsidRPr="00593BFB" w:rsidRDefault="00593BFB" w:rsidP="00593BFB"/>
    <w:p w14:paraId="2673E498" w14:textId="77777777" w:rsidR="00793731" w:rsidRDefault="00A15DA1">
      <w:pPr>
        <w:spacing w:after="120"/>
      </w:pPr>
      <w:r>
        <w:t>Wird ein Unternehmen als 'kritisch abweichend' bewertet, sind die kritischen Abweichungen innerhalb von 3 Monaten ab dem Closing Meeting zu beheben oder so wirksam zu korrigieren, dass eine Herabstufung auf 'nicht kritisch abweichend' nachvollziehbar begründet werden kann. Ohne erfolgreiches Follow-Up kann keine Umstufung bzw. Freigabe erfolgen. Wird eine kritische Abweichung nicht innerhalb dieser Frist behoben oder begründet herabgestuft, ist die Prüfung ohne Freigabe abgeschlossen; eine Freigabe setzt eine vollständige Neuprüfung voraus.</w:t>
      </w:r>
    </w:p>
    <w:p w14:paraId="011885CD" w14:textId="77777777" w:rsidR="001E3EDC" w:rsidRDefault="00D539D1">
      <w:pPr>
        <w:spacing w:after="120"/>
      </w:pPr>
      <w:r>
        <w:t>Wird eine kritische Abweichung aus der Erstprüfung begründet herabgestuft, gilt sie als nicht kritische Abweichung. Für ihre Schließung gilt die Frist für nicht kritische Abweichungen, d. h. spätestens bis zur risikobasierten Überwachungsprüfung im Folgejahr.</w:t>
      </w:r>
    </w:p>
    <w:p w14:paraId="74DE900C" w14:textId="77777777" w:rsidR="003342AC" w:rsidRDefault="00D539D1">
      <w:pPr>
        <w:spacing w:after="120"/>
      </w:pPr>
      <w:r>
        <w:lastRenderedPageBreak/>
        <w:t>Eine Herabstufung einer kritischen Abweichung ist zulässig, wenn das unmittelbare Risiko nachweislich beseitigt ist. Gründe für eine Herabstufung sind insbesondere:</w:t>
      </w:r>
    </w:p>
    <w:p w14:paraId="228F2C72" w14:textId="77777777" w:rsidR="003342AC" w:rsidRDefault="00D539D1">
      <w:pPr>
        <w:spacing w:after="120"/>
      </w:pPr>
      <w:r>
        <w:t>a) wirksame Sofort- oder Kompensationsmaßnahmen sind umgesetzt und nachgewiesen; eine dauerhafte Lösung ist terminiert,</w:t>
      </w:r>
    </w:p>
    <w:p w14:paraId="69A8C81C" w14:textId="77777777" w:rsidR="003342AC" w:rsidRDefault="00D539D1">
      <w:pPr>
        <w:spacing w:after="120"/>
      </w:pPr>
      <w:r>
        <w:t>b) die Ursache ist behoben, der Wirksamkeitsnachweis über einen vollständigen Durchlauf steht jedoch noch aus,</w:t>
      </w:r>
    </w:p>
    <w:p w14:paraId="0B11CAF1" w14:textId="77777777" w:rsidR="003342AC" w:rsidRDefault="00D539D1">
      <w:pPr>
        <w:spacing w:after="120"/>
      </w:pPr>
      <w:r>
        <w:t>c) die technische Umsetzung ist erfolgt, die organisatorische Verankerung (Richtlinie, Freigabe, Schulung) ist noch unvollständig,</w:t>
      </w:r>
    </w:p>
    <w:p w14:paraId="44A34130" w14:textId="77777777" w:rsidR="003342AC" w:rsidRDefault="00D539D1">
      <w:pPr>
        <w:spacing w:after="120"/>
      </w:pPr>
      <w:r>
        <w:t>d) die Maßnahme ist für alle Bereiche und Systeme mit hohem Schutzbedarf umgesetzt; für die übrigen liegt ein terminierter Plan vor,</w:t>
      </w:r>
    </w:p>
    <w:p w14:paraId="4608ACC6" w14:textId="77777777" w:rsidR="003342AC" w:rsidRDefault="00D539D1">
      <w:pPr>
        <w:spacing w:after="120"/>
      </w:pPr>
      <w:r>
        <w:t>e) die Voraussetzungen, deren Fehlen grundlegende Zweifel am Managementsystem begründet hat, sind geschaffen (z. B. verantwortliche Rolle benannt, Ressourcen per Management-Beschluss zugesagt).</w:t>
      </w:r>
    </w:p>
    <w:p w14:paraId="2EA1A37C" w14:textId="77777777" w:rsidR="00EE73B7" w:rsidRDefault="00EE73B7">
      <w:pPr>
        <w:spacing w:after="120"/>
      </w:pPr>
    </w:p>
    <w:p w14:paraId="55D8F5B4" w14:textId="77777777" w:rsidR="003342AC" w:rsidRDefault="00D539D1">
      <w:pPr>
        <w:spacing w:after="120"/>
      </w:pPr>
      <w:r>
        <w:t>Absichtserklärungen, reine Planungen, die bloße Beauftragung Dritter oder nicht angewendete Dokumente genügen nicht. Die Herabstufung wird im Follow-Up geprüft und vom Auditor nachvollziehbar begründet.</w:t>
      </w:r>
    </w:p>
    <w:p w14:paraId="5FC27B8B" w14:textId="77777777" w:rsidR="00C71491" w:rsidRDefault="00C71491">
      <w:pPr>
        <w:spacing w:after="120"/>
      </w:pPr>
    </w:p>
    <w:p w14:paraId="6DEDD782" w14:textId="77777777" w:rsidR="009522CB" w:rsidRDefault="009522CB">
      <w:pPr>
        <w:spacing w:after="120"/>
      </w:pPr>
    </w:p>
    <w:p w14:paraId="184E8F97" w14:textId="77777777" w:rsidR="009522CB" w:rsidRDefault="009522CB">
      <w:pPr>
        <w:spacing w:after="120"/>
      </w:pPr>
    </w:p>
    <w:p w14:paraId="2AFACE82" w14:textId="77777777" w:rsidR="00EE73B7" w:rsidRDefault="00EE73B7">
      <w:pPr>
        <w:spacing w:after="120"/>
      </w:pPr>
    </w:p>
    <w:p w14:paraId="5D03A1A2" w14:textId="77777777" w:rsidR="00EE73B7" w:rsidRDefault="00EE73B7">
      <w:pPr>
        <w:spacing w:after="120"/>
      </w:pPr>
    </w:p>
    <w:p w14:paraId="4EE6A34D" w14:textId="77777777" w:rsidR="00EE73B7" w:rsidRDefault="00EE73B7">
      <w:pPr>
        <w:spacing w:after="120"/>
      </w:pPr>
    </w:p>
    <w:p w14:paraId="67B3F468" w14:textId="77777777" w:rsidR="00EE73B7" w:rsidRDefault="00EE73B7">
      <w:pPr>
        <w:spacing w:after="120"/>
      </w:pPr>
    </w:p>
    <w:p w14:paraId="02054505" w14:textId="77777777" w:rsidR="00EE73B7" w:rsidRDefault="00EE73B7">
      <w:pPr>
        <w:spacing w:after="120"/>
      </w:pPr>
    </w:p>
    <w:p w14:paraId="63B0BC74" w14:textId="77777777" w:rsidR="00EE73B7" w:rsidRDefault="00EE73B7">
      <w:pPr>
        <w:spacing w:after="120"/>
      </w:pPr>
    </w:p>
    <w:p w14:paraId="77BE8B7F" w14:textId="77777777" w:rsidR="00EE73B7" w:rsidRDefault="00EE73B7">
      <w:pPr>
        <w:spacing w:after="120"/>
      </w:pPr>
    </w:p>
    <w:p w14:paraId="1D85C203" w14:textId="77777777" w:rsidR="00EE73B7" w:rsidRDefault="00EE73B7">
      <w:pPr>
        <w:spacing w:after="120"/>
      </w:pPr>
    </w:p>
    <w:p w14:paraId="11592EFE" w14:textId="77777777" w:rsidR="00EE73B7" w:rsidRDefault="00EE73B7">
      <w:pPr>
        <w:spacing w:after="120"/>
      </w:pPr>
    </w:p>
    <w:p w14:paraId="50FFC476" w14:textId="77777777" w:rsidR="00EE73B7" w:rsidRDefault="00EE73B7">
      <w:pPr>
        <w:spacing w:after="120"/>
      </w:pPr>
    </w:p>
    <w:p w14:paraId="24C66B02" w14:textId="77777777" w:rsidR="00EE73B7" w:rsidRDefault="00EE73B7">
      <w:pPr>
        <w:spacing w:after="120"/>
      </w:pPr>
    </w:p>
    <w:p w14:paraId="10234DB8" w14:textId="77777777" w:rsidR="00EE73B7" w:rsidRDefault="00EE73B7">
      <w:pPr>
        <w:spacing w:after="120"/>
      </w:pPr>
    </w:p>
    <w:p w14:paraId="5DA03F6F" w14:textId="77777777" w:rsidR="00174743" w:rsidRDefault="00174743">
      <w:pPr>
        <w:spacing w:after="120"/>
      </w:pPr>
    </w:p>
    <w:p w14:paraId="4715627A" w14:textId="545E3334" w:rsidR="00793731" w:rsidRDefault="00347E21">
      <w:pPr>
        <w:pStyle w:val="berschrift2"/>
      </w:pPr>
      <w:bookmarkStart w:id="46" w:name="_Toc241501485"/>
      <w:r>
        <w:lastRenderedPageBreak/>
        <w:t>7.3 Prüfergebnis: Nicht kritisch abweichend</w:t>
      </w:r>
      <w:bookmarkEnd w:id="46"/>
    </w:p>
    <w:p w14:paraId="32253523" w14:textId="77777777" w:rsidR="00593BFB" w:rsidRPr="00593BFB" w:rsidRDefault="00593BFB" w:rsidP="00593BFB"/>
    <w:p w14:paraId="1A6FB232" w14:textId="3BFFF3D8" w:rsidR="00793731" w:rsidRDefault="00A15DA1">
      <w:pPr>
        <w:spacing w:after="120"/>
      </w:pPr>
      <w:r>
        <w:t>Bei 'nicht kritisch abweichend' erhält das Unternehmen eine temporäre Freigabe, sofern ein freigegebener Maßnahmenplan vorliegt und die Abweichungen fristgerecht abgearbeitet werden. Eine Heraufstufung auf 'konform' kann erfolgen, sobald alle nicht kritischen Abweichungen vollständig geschlossen und nachgewiesen sind und der Security Score mindestens 2,75 beträgt.</w:t>
      </w:r>
    </w:p>
    <w:p w14:paraId="4A13F3C4" w14:textId="77777777" w:rsidR="00793731" w:rsidRDefault="00A15DA1">
      <w:pPr>
        <w:spacing w:after="120"/>
      </w:pPr>
      <w:r>
        <w:t>Werden nicht kritische Abweichungen bis zur risikobasierten Überwachungsprüfung nicht wirksam abgestellt, erfolgt eine Eskalation auf 'kritisch abweichend'. Die betroffenen Abweichungen werden zu kritischen Abweichungen, die bestehende (temporäre) Freigabe erlischt mit unmittelbarer Wirkung, und es gelten die Regelungen für kritische Abweichungen gemäß Kapitel 7.5.</w:t>
      </w:r>
    </w:p>
    <w:p w14:paraId="4D4654BC" w14:textId="77777777" w:rsidR="00C71491" w:rsidRDefault="00C71491">
      <w:pPr>
        <w:spacing w:after="120"/>
      </w:pPr>
    </w:p>
    <w:p w14:paraId="7A7B8A9B" w14:textId="50A4179E" w:rsidR="00793731" w:rsidRDefault="00347E21">
      <w:pPr>
        <w:pStyle w:val="berschrift2"/>
      </w:pPr>
      <w:bookmarkStart w:id="47" w:name="_Toc241501486"/>
      <w:r>
        <w:t>7.4 Prüfergebnis: Konform</w:t>
      </w:r>
      <w:bookmarkEnd w:id="47"/>
    </w:p>
    <w:p w14:paraId="02884F2B" w14:textId="77777777" w:rsidR="00593BFB" w:rsidRPr="00593BFB" w:rsidRDefault="00593BFB" w:rsidP="00593BFB"/>
    <w:p w14:paraId="45DFC892" w14:textId="72FB7BAD" w:rsidR="00C71491" w:rsidRDefault="00A15DA1">
      <w:pPr>
        <w:spacing w:after="120"/>
      </w:pPr>
      <w:r>
        <w:t>Bei konformem Prüfergebnis erhält das Unternehmen die Freigabe. Im Folgejahr erfolgt die risikobasierte Überwachungsprüfung zur Bestätigung der nachhaltigen Wirksamkeit.</w:t>
      </w:r>
    </w:p>
    <w:p w14:paraId="35CCA75C" w14:textId="77777777" w:rsidR="00C71491" w:rsidRDefault="00C71491">
      <w:pPr>
        <w:spacing w:after="120"/>
      </w:pPr>
    </w:p>
    <w:p w14:paraId="2A51872C" w14:textId="57BB450F" w:rsidR="00793731" w:rsidRDefault="00347E21">
      <w:pPr>
        <w:pStyle w:val="berschrift2"/>
      </w:pPr>
      <w:bookmarkStart w:id="48" w:name="_Toc241501487"/>
      <w:r>
        <w:t>7.5 Sonderfall: Feststellungen in der risikobasierten Überwachungsprüfung</w:t>
      </w:r>
      <w:bookmarkEnd w:id="48"/>
    </w:p>
    <w:p w14:paraId="575DB9F5" w14:textId="77777777" w:rsidR="00593BFB" w:rsidRPr="00593BFB" w:rsidRDefault="00593BFB" w:rsidP="00593BFB"/>
    <w:p w14:paraId="56C445FA" w14:textId="630F85E9" w:rsidR="00BC2D9F" w:rsidRDefault="00BC2D9F" w:rsidP="00BC2D9F">
      <w:pPr>
        <w:spacing w:after="80"/>
        <w:ind w:left="360"/>
      </w:pPr>
      <w:r>
        <w:t>Werden im Rahmen der risikobasierten Überwachungsprüfung neue Abweichungen festgestellt, sind die nachfolgenden Regelungen anzuwenden:</w:t>
      </w:r>
    </w:p>
    <w:p w14:paraId="2098D243" w14:textId="77777777" w:rsidR="00BC2D9F" w:rsidRDefault="00BC2D9F" w:rsidP="00BC2D9F">
      <w:pPr>
        <w:spacing w:after="80"/>
        <w:ind w:left="360"/>
      </w:pPr>
    </w:p>
    <w:p w14:paraId="42BD74EB" w14:textId="77777777" w:rsidR="00BC2D9F" w:rsidRDefault="00BC2D9F" w:rsidP="00BC2D9F">
      <w:pPr>
        <w:pStyle w:val="Listenabsatz"/>
        <w:numPr>
          <w:ilvl w:val="0"/>
          <w:numId w:val="10"/>
        </w:numPr>
        <w:spacing w:after="80"/>
      </w:pPr>
      <w:r>
        <w:t>Kritische Abweichungen</w:t>
      </w:r>
    </w:p>
    <w:p w14:paraId="4BC26F3E" w14:textId="0259FA91" w:rsidR="00BC2D9F" w:rsidRDefault="00BC2D9F" w:rsidP="00BC2D9F">
      <w:pPr>
        <w:spacing w:after="80"/>
        <w:ind w:left="360"/>
      </w:pPr>
      <w:r>
        <w:t>Wird mindestens eine kritische Abweichung festgestellt, erlischt die bestehende Freigabe mit unmittelbarer Wirkung. Die Abstellung der Abweichung hat innerhalb von drei Monaten zu erfolgen. Sofern eine begründete Herabstufung der Abweichung erfolgt, verlängert sich die Abstellfrist um weitere drei Monate (Gesamtfrist: sechs Monate). Wird die Abweichung nicht innerhalb dieser Frist abgestellt, ist eine vollständige Neuprüfung durchzuführen.</w:t>
      </w:r>
    </w:p>
    <w:p w14:paraId="2141C3ED" w14:textId="77777777" w:rsidR="00BC2D9F" w:rsidRDefault="00BC2D9F" w:rsidP="00BC2D9F">
      <w:pPr>
        <w:spacing w:after="80"/>
        <w:ind w:left="360"/>
      </w:pPr>
    </w:p>
    <w:p w14:paraId="6C674D77" w14:textId="3A4031C7" w:rsidR="00BC2D9F" w:rsidRDefault="00BC2D9F" w:rsidP="00BC2D9F">
      <w:pPr>
        <w:pStyle w:val="Listenabsatz"/>
        <w:numPr>
          <w:ilvl w:val="0"/>
          <w:numId w:val="10"/>
        </w:numPr>
        <w:spacing w:after="80"/>
      </w:pPr>
      <w:r>
        <w:t>Nicht kritische Abweichungen</w:t>
      </w:r>
    </w:p>
    <w:p w14:paraId="696D64F9" w14:textId="5213B029" w:rsidR="00C71491" w:rsidRDefault="00BC2D9F" w:rsidP="00BC2D9F">
      <w:pPr>
        <w:spacing w:after="80"/>
        <w:ind w:left="360"/>
      </w:pPr>
      <w:r>
        <w:t xml:space="preserve">Wird eine nicht kritische Abweichung festgestellt, wird die bestehende Freigabe mit sofortiger Wirkung in eine temporäre Freigabe umgewandelt. Die Abstellung der </w:t>
        <w:lastRenderedPageBreak/>
        <w:t>Abweichung hat innerhalb von drei Monaten zu erfolgen. Wird die Abweichung nicht fristgerecht abgestellt, ist eine vollständige Neuprüfung durchzuführen.</w:t>
      </w:r>
    </w:p>
    <w:p w14:paraId="7752DF80" w14:textId="77777777" w:rsidR="009A3ED6" w:rsidRDefault="009A3ED6" w:rsidP="00BC2D9F">
      <w:pPr>
        <w:spacing w:after="80"/>
        <w:ind w:left="360"/>
      </w:pPr>
    </w:p>
    <w:p w14:paraId="7F56E90E" w14:textId="77777777" w:rsidR="003342AC" w:rsidRDefault="00D539D1">
      <w:pPr>
        <w:spacing w:after="120"/>
      </w:pPr>
      <w:r>
        <w:t>Eine vollständige Neuprüfung entspricht in Umfang und Anforderungen einer Erstprüfung und eröffnet einen neuen Prüfzyklus.</w:t>
      </w:r>
    </w:p>
    <w:p w14:paraId="4C8376E4" w14:textId="77777777" w:rsidR="00BC2D9F" w:rsidRDefault="00BC2D9F" w:rsidP="00BC2D9F">
      <w:pPr>
        <w:spacing w:after="80"/>
        <w:ind w:left="360"/>
      </w:pPr>
    </w:p>
    <w:p w14:paraId="17FD76BF" w14:textId="4859515A" w:rsidR="00793731" w:rsidRDefault="00347E21">
      <w:pPr>
        <w:pStyle w:val="berschrift2"/>
      </w:pPr>
      <w:bookmarkStart w:id="49" w:name="_Toc241501488"/>
      <w:r>
        <w:t>7.6 Keine Ergebnisübermittlung gewünscht</w:t>
      </w:r>
      <w:bookmarkEnd w:id="49"/>
    </w:p>
    <w:p w14:paraId="2801C96B" w14:textId="77777777" w:rsidR="00593BFB" w:rsidRPr="00593BFB" w:rsidRDefault="00593BFB" w:rsidP="00593BFB"/>
    <w:p w14:paraId="37FB2A29" w14:textId="77777777" w:rsidR="003E761C" w:rsidRDefault="003E761C" w:rsidP="003E761C">
      <w:r>
        <w:t>Erklärt das geprüfte Unternehmen ausdrücklich, keine offizielle Ergebnisübermittlung zu wünschen, unterbleibt die Meldung des Prüfergebnisses an die zentrale Datenbank.</w:t>
      </w:r>
    </w:p>
    <w:p w14:paraId="317D6788" w14:textId="77777777" w:rsidR="003E761C" w:rsidRDefault="003E761C" w:rsidP="003E761C"/>
    <w:p w14:paraId="55ABBE6F" w14:textId="398D441B" w:rsidR="00793731" w:rsidRDefault="003E761C" w:rsidP="003E761C">
      <w:r>
        <w:t xml:space="preserve">Eine nachträgliche Ergebnismeldung für den betreffenden Prüfscope ist ausgeschlossen. Eine Meldung kann ausschließlich auf Basis einer neu durchgeführten Prüfung erfolgen.</w:t>
        <w:br w:type="page"/>
      </w:r>
    </w:p>
    <w:p w14:paraId="38B5902D" w14:textId="10F405A3" w:rsidR="00793731" w:rsidRDefault="00347E21">
      <w:pPr>
        <w:pStyle w:val="berschrift1"/>
      </w:pPr>
      <w:bookmarkStart w:id="50" w:name="_Toc241501489"/>
      <w:r>
        <w:rPr>
          <w:color w:val="017D40"/>
          <w:sz w:val="60"/>
        </w:rPr>
        <w:lastRenderedPageBreak/>
        <w:t xml:space="preserve">8 </w:t>
      </w:r>
      <w:r>
        <w:t>Arten der Freigabe</w:t>
      </w:r>
      <w:bookmarkEnd w:id="50"/>
    </w:p>
    <w:p w14:paraId="2539A5C1" w14:textId="77777777" w:rsidR="00C71491" w:rsidRDefault="00C71491">
      <w:pPr>
        <w:pStyle w:val="berschrift2"/>
      </w:pPr>
    </w:p>
    <w:p w14:paraId="2868DEBF" w14:textId="2BC16CCB" w:rsidR="00793731" w:rsidRDefault="00347E21">
      <w:pPr>
        <w:pStyle w:val="berschrift2"/>
      </w:pPr>
      <w:bookmarkStart w:id="51" w:name="_Toc241501490"/>
      <w:r>
        <w:t>8.1 Freigabearten im Überblick</w:t>
      </w:r>
      <w:bookmarkEnd w:id="51"/>
    </w:p>
    <w:p w14:paraId="66E0BBDE" w14:textId="77777777" w:rsidR="00593BFB" w:rsidRPr="00593BFB" w:rsidRDefault="00593BFB" w:rsidP="00593BFB"/>
    <w:p w14:paraId="5A361B67" w14:textId="3F0CB14D" w:rsidR="00793731" w:rsidRDefault="00D10A34">
      <w:pPr>
        <w:spacing w:after="120"/>
      </w:pPr>
      <w:r>
        <w:t>Im Rahmen von CADIS</w:t>
      </w:r>
      <w:r>
        <w:rPr>
          <w:vertAlign w:val="superscript"/>
        </w:rPr>
        <w:t>®</w:t>
      </w:r>
      <w:r>
        <w:t xml:space="preserve"> werden drei Freigabearten unterschieden, die sich aus dem Prüfergebnis und den daraus abgeleiteten Anforderungen ergeben:</w:t>
      </w:r>
    </w:p>
    <w:p w14:paraId="68C62C56" w14:textId="77777777" w:rsidR="00793731" w:rsidRDefault="00793731">
      <w:pPr>
        <w:spacing w:after="60"/>
      </w:pPr>
    </w:p>
    <w:tbl>
      <w:tblPr>
        <w:tblStyle w:val="Tabellenraster"/>
        <w:tblW w:w="9360" w:type="dxa"/>
        <w:tblLook w:val="04A0" w:firstRow="1" w:lastRow="0" w:firstColumn="1" w:lastColumn="0" w:noHBand="0" w:noVBand="1"/>
      </w:tblPr>
      <w:tblGrid>
        <w:gridCol w:w="2500"/>
        <w:gridCol w:w="6860"/>
      </w:tblGrid>
      <w:tr w:rsidR="00C71491" w:rsidRPr="00187D50" w14:paraId="072D3291" w14:textId="77777777" w:rsidTr="00DC7041">
        <w:tc>
          <w:tcPr>
            <w:tcW w:w="2500" w:type="dxa"/>
            <w:shd w:val="clear" w:color="063D2C" w:fill="063D2C"/>
          </w:tcPr>
          <w:p w14:paraId="159FCAFE" w14:textId="77777777" w:rsidR="00793731" w:rsidRPr="00187D50" w:rsidRDefault="00A15DA1">
            <w:pPr>
              <w:rPr>
                <w:rFonts w:ascii="Noto Sans Black" w:hAnsi="Noto Sans Black" w:cs="Noto Sans Black"/>
                <w:b/>
                <w:color w:val="FFFFFF"/>
                <w:sz w:val="20"/>
              </w:rPr>
            </w:pPr>
            <w:r>
              <w:rPr>
                <w:rFonts w:ascii="Noto Sans Black" w:hAnsi="Noto Sans Black" w:cs="Noto Sans Black"/>
                <w:b/>
                <w:bCs/>
                <w:color w:val="FFFFFF"/>
                <w:sz w:val="20"/>
                <w:szCs w:val="20"/>
              </w:rPr>
              <w:t>Freigabeart</w:t>
            </w:r>
          </w:p>
        </w:tc>
        <w:tc>
          <w:tcPr>
            <w:tcW w:w="6860" w:type="dxa"/>
            <w:shd w:val="clear" w:color="063D2C" w:fill="063D2C"/>
          </w:tcPr>
          <w:p w14:paraId="2E3B2D65" w14:textId="77777777" w:rsidR="00793731" w:rsidRPr="00187D50" w:rsidRDefault="00A15DA1">
            <w:pPr>
              <w:rPr>
                <w:rFonts w:ascii="Noto Sans Black" w:hAnsi="Noto Sans Black" w:cs="Noto Sans Black"/>
                <w:b/>
                <w:color w:val="FFFFFF"/>
                <w:sz w:val="20"/>
              </w:rPr>
            </w:pPr>
            <w:r>
              <w:rPr>
                <w:rFonts w:ascii="Noto Sans Black" w:hAnsi="Noto Sans Black" w:cs="Noto Sans Black"/>
                <w:b/>
                <w:bCs/>
                <w:color w:val="FFFFFF"/>
                <w:sz w:val="20"/>
                <w:szCs w:val="20"/>
              </w:rPr>
              <w:t>Beschreibung / Voraussetzung</w:t>
            </w:r>
          </w:p>
        </w:tc>
      </w:tr>
      <w:tr w:rsidR="00C71491" w:rsidRPr="00187D50" w14:paraId="6306AE0D" w14:textId="77777777" w:rsidTr="00DC7041">
        <w:tc>
          <w:tcPr>
            <w:tcW w:w="2500" w:type="dxa"/>
            <w:shd w:val="clear" w:color="FFFFFF" w:fill="FFFFFF"/>
          </w:tcPr>
          <w:p w14:paraId="27722179" w14:textId="77777777" w:rsidR="00793731" w:rsidRPr="00187D50" w:rsidRDefault="00A15DA1">
            <w:pPr>
              <w:rPr>
                <w:rFonts w:ascii="Noto Sans" w:hAnsi="Noto Sans" w:cs="Noto Sans"/>
                <w:color w:val="000000"/>
                <w:sz w:val="20"/>
              </w:rPr>
            </w:pPr>
            <w:r>
              <w:rPr>
                <w:rFonts w:ascii="Noto Sans" w:hAnsi="Noto Sans" w:cs="Noto Sans"/>
                <w:b/>
                <w:bCs/>
                <w:color w:val="000000"/>
                <w:sz w:val="20"/>
                <w:szCs w:val="20"/>
              </w:rPr>
              <w:t>Freigabe</w:t>
            </w:r>
          </w:p>
        </w:tc>
        <w:tc>
          <w:tcPr>
            <w:tcW w:w="6860" w:type="dxa"/>
            <w:shd w:val="clear" w:color="FFFFFF" w:fill="FFFFFF"/>
          </w:tcPr>
          <w:p w14:paraId="607AED08" w14:textId="59E2D818" w:rsidR="00793731" w:rsidRPr="00187D50" w:rsidRDefault="00A15DA1">
            <w:pPr>
              <w:rPr>
                <w:rFonts w:ascii="Noto Sans" w:hAnsi="Noto Sans" w:cs="Noto Sans"/>
                <w:color w:val="000000"/>
                <w:sz w:val="20"/>
              </w:rPr>
            </w:pPr>
            <w:r>
              <w:rPr>
                <w:rFonts w:ascii="Noto Sans" w:hAnsi="Noto Sans" w:cs="Noto Sans"/>
                <w:color w:val="000000"/>
                <w:sz w:val="20"/>
                <w:szCs w:val="20"/>
              </w:rPr>
              <w:t xml:space="preserve">Bestätigt die Konformität im festgelegten Prüfscope. Voraussetzung: Ergebnis 'konform'. Laufzeit: bis zu 2 Jahre ab dem Closing Meeting der Erstprüfung; ohne Überwachungsprüfung erlischt die Freigabe nach 12 Monaten zuzüglich des Toleranzfensters von 6 Wochen (siehe Kapitel 8.2).</w:t>
            </w:r>
          </w:p>
        </w:tc>
      </w:tr>
      <w:tr w:rsidR="00C71491" w:rsidRPr="00187D50" w14:paraId="25AF7B42" w14:textId="77777777" w:rsidTr="00DC7041">
        <w:tc>
          <w:tcPr>
            <w:tcW w:w="2500" w:type="dxa"/>
            <w:shd w:val="clear" w:color="F4F8F5" w:fill="F4F8F5"/>
          </w:tcPr>
          <w:p w14:paraId="5B159036" w14:textId="77777777" w:rsidR="00793731" w:rsidRPr="00187D50" w:rsidRDefault="00A15DA1">
            <w:pPr>
              <w:rPr>
                <w:rFonts w:ascii="Noto Sans" w:hAnsi="Noto Sans" w:cs="Noto Sans"/>
                <w:color w:val="000000"/>
                <w:sz w:val="20"/>
              </w:rPr>
            </w:pPr>
            <w:r>
              <w:rPr>
                <w:rFonts w:ascii="Noto Sans" w:hAnsi="Noto Sans" w:cs="Noto Sans"/>
                <w:b/>
                <w:bCs/>
                <w:color w:val="000000"/>
                <w:sz w:val="20"/>
                <w:szCs w:val="20"/>
              </w:rPr>
              <w:t>Temporäre Freigabe</w:t>
            </w:r>
          </w:p>
        </w:tc>
        <w:tc>
          <w:tcPr>
            <w:tcW w:w="6860" w:type="dxa"/>
            <w:shd w:val="clear" w:color="F4F8F5" w:fill="F4F8F5"/>
          </w:tcPr>
          <w:p w14:paraId="654A47C0" w14:textId="77777777" w:rsidR="00793731" w:rsidRPr="00187D50" w:rsidRDefault="00A15DA1">
            <w:pPr>
              <w:rPr>
                <w:rFonts w:ascii="Noto Sans" w:hAnsi="Noto Sans" w:cs="Noto Sans"/>
                <w:color w:val="000000"/>
                <w:sz w:val="20"/>
              </w:rPr>
            </w:pPr>
            <w:r>
              <w:rPr>
                <w:rFonts w:ascii="Noto Sans" w:hAnsi="Noto Sans" w:cs="Noto Sans"/>
                <w:color w:val="000000"/>
                <w:sz w:val="20"/>
                <w:szCs w:val="20"/>
              </w:rPr>
              <w:t>Wird bei nicht kritischen Abweichungen unter Auflagen erteilt. Voraussetzung: Maßnahmenplan liegt vor und Abweichungen werden fristgerecht geschlossen.</w:t>
            </w:r>
          </w:p>
        </w:tc>
      </w:tr>
      <w:tr w:rsidR="00C71491" w:rsidRPr="00187D50" w14:paraId="3916C200" w14:textId="77777777" w:rsidTr="00DC7041">
        <w:tc>
          <w:tcPr>
            <w:tcW w:w="2500" w:type="dxa"/>
            <w:shd w:val="clear" w:color="FFFFFF" w:fill="FFFFFF"/>
          </w:tcPr>
          <w:p w14:paraId="7DDB118D" w14:textId="77777777" w:rsidR="00793731" w:rsidRPr="00187D50" w:rsidRDefault="00A15DA1">
            <w:pPr>
              <w:rPr>
                <w:rFonts w:ascii="Noto Sans" w:hAnsi="Noto Sans" w:cs="Noto Sans"/>
                <w:color w:val="000000"/>
                <w:sz w:val="20"/>
              </w:rPr>
            </w:pPr>
            <w:r>
              <w:rPr>
                <w:rFonts w:ascii="Noto Sans" w:hAnsi="Noto Sans" w:cs="Noto Sans"/>
                <w:b/>
                <w:bCs/>
                <w:color w:val="000000"/>
                <w:sz w:val="20"/>
                <w:szCs w:val="20"/>
              </w:rPr>
              <w:t>Keine Freigabe</w:t>
            </w:r>
          </w:p>
        </w:tc>
        <w:tc>
          <w:tcPr>
            <w:tcW w:w="6860" w:type="dxa"/>
            <w:shd w:val="clear" w:color="FFFFFF" w:fill="FFFFFF"/>
          </w:tcPr>
          <w:p w14:paraId="583D3BFE" w14:textId="3274634C" w:rsidR="00793731" w:rsidRPr="00187D50" w:rsidRDefault="00A15DA1">
            <w:pPr>
              <w:rPr>
                <w:rFonts w:ascii="Noto Sans" w:hAnsi="Noto Sans" w:cs="Noto Sans"/>
                <w:color w:val="000000"/>
                <w:sz w:val="20"/>
              </w:rPr>
            </w:pPr>
            <w:r>
              <w:rPr>
                <w:rFonts w:ascii="Noto Sans" w:hAnsi="Noto Sans" w:cs="Noto Sans"/>
                <w:color w:val="000000"/>
                <w:sz w:val="20"/>
                <w:szCs w:val="20"/>
              </w:rPr>
              <w:t>Liegt vor bei kritischen Abweichungen oder nicht fristgerecht geschlossenen Abweichungen. Voraussetzung für eine Freigabe: erfolgreiche Abstellung innerhalb der geltenden Frist; nach Fristablauf vollständige Neuprüfung.</w:t>
            </w:r>
          </w:p>
        </w:tc>
      </w:tr>
    </w:tbl>
    <w:p w14:paraId="0CC16D94" w14:textId="77777777" w:rsidR="00C71491" w:rsidRDefault="00C71491">
      <w:pPr>
        <w:pStyle w:val="berschrift2"/>
      </w:pPr>
    </w:p>
    <w:p w14:paraId="0D89B83A" w14:textId="3ABCDDA6" w:rsidR="00793731" w:rsidRDefault="00347E21">
      <w:pPr>
        <w:pStyle w:val="berschrift2"/>
      </w:pPr>
      <w:bookmarkStart w:id="52" w:name="_Toc241501491"/>
      <w:r>
        <w:t>8.2 Laufzeiten der Freigabe</w:t>
      </w:r>
      <w:bookmarkEnd w:id="52"/>
    </w:p>
    <w:p w14:paraId="0AEA0E29" w14:textId="77777777" w:rsidR="00593BFB" w:rsidRPr="00593BFB" w:rsidRDefault="00593BFB" w:rsidP="00593BFB"/>
    <w:p w14:paraId="61D0D2AE" w14:textId="77777777" w:rsidR="009A3ED6" w:rsidRDefault="00A15DA1">
      <w:pPr>
        <w:spacing w:after="120"/>
      </w:pPr>
      <w:r>
        <w:t xml:space="preserve">Die maximale Laufzeit einer Freigabe beträgt 2 Jahre ab dem Closing Meeting der Erstprüfung. Dies gilt auch, wenn die Freigabe erst nach einem erfolgreichen Follow-Up erteilt wird. Voraussetzung ist die Durchführung der risikobasierten Überwachungsprüfung. </w:t>
      </w:r>
    </w:p>
    <w:p w14:paraId="776D43BC" w14:textId="4CFEB0C8" w:rsidR="00793731" w:rsidRDefault="00A15DA1">
      <w:pPr>
        <w:spacing w:after="120"/>
      </w:pPr>
      <w:r>
        <w:t>Wird diese nicht innerhalb des Toleranzfensters (Kapitel 6.10) durchgeführt, erlischt die Freigabe mit dessen Ablauf, d. h. 12 Monate und 6 Wochen nach dem Closing Meeting der Erstprüfung; eine Verlängerung ist nicht möglich. Werden in der Überwachungsprüfung Abweichungen festgestellt, gilt Kapitel 7.5.</w:t>
      </w:r>
    </w:p>
    <w:p w14:paraId="03282874" w14:textId="77777777" w:rsidR="00793731" w:rsidRDefault="00A15DA1">
      <w:r>
        <w:br w:type="page"/>
      </w:r>
    </w:p>
    <w:p w14:paraId="36A49D8B" w14:textId="2FE03204" w:rsidR="00793731" w:rsidRDefault="00347E21">
      <w:pPr>
        <w:pStyle w:val="berschrift1"/>
      </w:pPr>
      <w:bookmarkStart w:id="53" w:name="_Toc241501492"/>
      <w:r>
        <w:rPr>
          <w:color w:val="017D40"/>
          <w:sz w:val="60"/>
        </w:rPr>
        <w:lastRenderedPageBreak/>
        <w:t xml:space="preserve">9 </w:t>
      </w:r>
      <w:r>
        <w:t>Prüfzyklus</w:t>
      </w:r>
      <w:bookmarkEnd w:id="53"/>
    </w:p>
    <w:p w14:paraId="4BDDC766" w14:textId="77777777" w:rsidR="00C71491" w:rsidRDefault="00C71491">
      <w:pPr>
        <w:pStyle w:val="berschrift2"/>
      </w:pPr>
    </w:p>
    <w:p w14:paraId="643CA833" w14:textId="7DA64C87" w:rsidR="00793731" w:rsidRDefault="00D10A34">
      <w:pPr>
        <w:pStyle w:val="berschrift2"/>
      </w:pPr>
      <w:bookmarkStart w:id="54" w:name="_Toc241501493"/>
      <w:r>
        <w:t>9.1 Der Prüfzyklus nach CADIS</w:t>
      </w:r>
      <w:r>
        <w:rPr>
          <w:vertAlign w:val="superscript"/>
        </w:rPr>
        <w:t>®</w:t>
      </w:r>
      <w:bookmarkEnd w:id="54"/>
    </w:p>
    <w:p w14:paraId="0DC81C8F" w14:textId="77777777" w:rsidR="00593BFB" w:rsidRPr="00593BFB" w:rsidRDefault="00593BFB" w:rsidP="00593BFB"/>
    <w:p w14:paraId="759DB10A" w14:textId="77777777" w:rsidR="00002874" w:rsidRDefault="00002874" w:rsidP="00002874">
      <w:r>
        <w:t>Der Prüfzyklus ist als wiederkehrender Prozess mit einer Regellaufzeit von zwei Jahren festgelegt. Er gliedert sich in folgende Phasen:</w:t>
      </w:r>
    </w:p>
    <w:p w14:paraId="3D9DD41B" w14:textId="77777777" w:rsidR="00002874" w:rsidRDefault="00002874" w:rsidP="00002874"/>
    <w:p w14:paraId="6ADEE9F2" w14:textId="77777777" w:rsidR="00002874" w:rsidRDefault="00002874" w:rsidP="00002874">
      <w:pPr>
        <w:pStyle w:val="Listenabsatz"/>
        <w:numPr>
          <w:ilvl w:val="0"/>
          <w:numId w:val="7"/>
        </w:numPr>
      </w:pPr>
      <w:r>
        <w:t>Erstprüfung im ersten Jahr des Zyklus, einschließlich etwaiger Follow-up-Prüfungen zur Verifizierung eingeleiteter Korrekturmaßnahmen;</w:t>
      </w:r>
    </w:p>
    <w:p w14:paraId="04C1D677" w14:textId="77777777" w:rsidR="00002874" w:rsidRDefault="00002874" w:rsidP="00002874">
      <w:pPr>
        <w:pStyle w:val="Listenabsatz"/>
        <w:numPr>
          <w:ilvl w:val="0"/>
          <w:numId w:val="7"/>
        </w:numPr>
      </w:pPr>
      <w:r>
        <w:t>Risikobasierte Überwachungsprüfung im zweiten Jahr des Zyklus.</w:t>
      </w:r>
    </w:p>
    <w:p w14:paraId="1B4D35ED" w14:textId="77777777" w:rsidR="00002874" w:rsidRDefault="00002874" w:rsidP="00002874"/>
    <w:p w14:paraId="7C1A7C64" w14:textId="77777777" w:rsidR="00002874" w:rsidRDefault="00002874" w:rsidP="00002874">
      <w:r>
        <w:t>Die auf Basis eines Prüfzyklus erteilten Freigaben haben eine Gültigkeit von maximal zwei Jahren (vgl. Kapitel 8.2).</w:t>
      </w:r>
    </w:p>
    <w:p w14:paraId="6A80775D" w14:textId="77777777" w:rsidR="00002874" w:rsidRDefault="00002874" w:rsidP="00002874"/>
    <w:p w14:paraId="4A962F1D" w14:textId="07478AAA" w:rsidR="00002874" w:rsidRDefault="00002874" w:rsidP="00002874">
      <w:r>
        <w:t xml:space="preserve">Nach Ablauf des Prüfzyklus ist ein neuer Zyklus einzuleiten, sofern eine neue Freigabe angestrebt wird. Der neue Zyklus ist vom vorangegangenen unabhängig (vgl. Kapitel 6.11). Der Prüfscope für den Folgezyklus ist neu festzulegen und hat mindestens die folgenden Elemente zu umfassen: </w:t>
      </w:r>
    </w:p>
    <w:p w14:paraId="7E225407" w14:textId="77777777" w:rsidR="00002874" w:rsidRDefault="00002874" w:rsidP="00002874">
      <w:pPr>
        <w:pStyle w:val="Listenabsatz"/>
        <w:numPr>
          <w:ilvl w:val="0"/>
          <w:numId w:val="8"/>
        </w:numPr>
      </w:pPr>
      <w:r>
        <w:t xml:space="preserve">Standorte, </w:t>
      </w:r>
    </w:p>
    <w:p w14:paraId="12263F96" w14:textId="00228E5B" w:rsidR="00002874" w:rsidRDefault="00002874" w:rsidP="00002874">
      <w:pPr>
        <w:pStyle w:val="Listenabsatz"/>
        <w:numPr>
          <w:ilvl w:val="0"/>
          <w:numId w:val="8"/>
        </w:numPr>
      </w:pPr>
      <w:r>
        <w:t xml:space="preserve">Level of Examination (LoE), </w:t>
      </w:r>
    </w:p>
    <w:p w14:paraId="1F230A7B" w14:textId="05FE91A6" w:rsidR="00002874" w:rsidRDefault="00002874" w:rsidP="00002874">
      <w:pPr>
        <w:pStyle w:val="Listenabsatz"/>
        <w:numPr>
          <w:ilvl w:val="0"/>
          <w:numId w:val="8"/>
        </w:numPr>
      </w:pPr>
      <w:r>
        <w:t>Prüfmodule sowie gegebenenfalls geltende Sonderanforderungen.</w:t>
      </w:r>
    </w:p>
    <w:p w14:paraId="2C8273A8" w14:textId="77777777" w:rsidR="00002874" w:rsidRDefault="00002874" w:rsidP="00002874"/>
    <w:p w14:paraId="62C0AA2C" w14:textId="1E55D7CB" w:rsidR="00793731" w:rsidRDefault="00002874" w:rsidP="00002874">
      <w:r>
        <w:t xml:space="preserve">Eine Reduzierung des Prüfscopes unter Bezugnahme auf Ergebnisse oder Festlegungen eines vorangegangenen Zyklus ist nicht zulässig.</w:t>
        <w:br w:type="page"/>
      </w:r>
    </w:p>
    <w:p w14:paraId="144D53D2" w14:textId="59A89056" w:rsidR="00793731" w:rsidRPr="0062137D" w:rsidRDefault="00347E21">
      <w:pPr>
        <w:pStyle w:val="berschrift1"/>
        <w:rPr>
          <w:lang w:val="en-US"/>
        </w:rPr>
      </w:pPr>
      <w:bookmarkStart w:id="55" w:name="_Toc241501494"/>
      <w:r>
        <w:rPr>
          <w:color w:val="017D40"/>
          <w:sz w:val="60"/>
          <w:lang w:val="en-US"/>
        </w:rPr>
        <w:lastRenderedPageBreak/>
        <w:t xml:space="preserve">10 </w:t>
      </w:r>
      <w:r>
        <w:rPr>
          <w:lang w:val="en-US"/>
        </w:rPr>
        <w:t>Level of Examination (LoE)</w:t>
      </w:r>
      <w:bookmarkEnd w:id="55"/>
    </w:p>
    <w:p w14:paraId="6626CB61" w14:textId="77777777" w:rsidR="00C71491" w:rsidRDefault="00C71491">
      <w:pPr>
        <w:pStyle w:val="berschrift2"/>
        <w:rPr>
          <w:lang w:val="en-US"/>
        </w:rPr>
      </w:pPr>
    </w:p>
    <w:p w14:paraId="75956019" w14:textId="440F8C27" w:rsidR="00793731" w:rsidRDefault="00347E21">
      <w:pPr>
        <w:pStyle w:val="berschrift2"/>
        <w:rPr>
          <w:lang w:val="en-US"/>
        </w:rPr>
      </w:pPr>
      <w:bookmarkStart w:id="56" w:name="_Toc241501495"/>
      <w:r>
        <w:rPr>
          <w:lang w:val="en-US"/>
        </w:rPr>
        <w:t>10.1 Definition der Level of Examination</w:t>
      </w:r>
      <w:bookmarkEnd w:id="56"/>
    </w:p>
    <w:p w14:paraId="7830976A" w14:textId="77777777" w:rsidR="00593BFB" w:rsidRPr="00593BFB" w:rsidRDefault="00593BFB" w:rsidP="00593BFB">
      <w:pPr>
        <w:rPr>
          <w:lang w:val="en-US"/>
        </w:rPr>
      </w:pPr>
    </w:p>
    <w:p w14:paraId="7E94A3DA" w14:textId="646C3662" w:rsidR="00793731" w:rsidRDefault="00D10A34">
      <w:pPr>
        <w:spacing w:after="120"/>
      </w:pPr>
      <w:r>
        <w:t xml:space="preserve">Die Level of Examination (LoE) definieren die Prüftiefe und Methodik einer CADIS</w:t>
      </w:r>
      <w:r>
        <w:rPr>
          <w:vertAlign w:val="superscript"/>
        </w:rPr>
        <w:t>®</w:t>
      </w:r>
      <w:r>
        <w:t>-Bewertung. Sie stellen sicher, dass die Prüfung stets zielgerichtet, nachvollziehbar und verhältnismäßig zum Risikoprofil des geprüften Unternehmens durchgeführt wird.</w:t>
      </w:r>
    </w:p>
    <w:p w14:paraId="275EDD4E" w14:textId="11F843D6" w:rsidR="00793731" w:rsidRDefault="00D10A34">
      <w:pPr>
        <w:spacing w:after="120"/>
      </w:pPr>
      <w:r>
        <w:t>CADIS</w:t>
      </w:r>
      <w:r>
        <w:rPr>
          <w:vertAlign w:val="superscript"/>
        </w:rPr>
        <w:t>®</w:t>
      </w:r>
      <w:r>
        <w:t xml:space="preserve"> unterscheidet drei klar definierte Level of Examination:</w:t>
      </w:r>
    </w:p>
    <w:p w14:paraId="7D5CBD98" w14:textId="77777777" w:rsidR="00793731" w:rsidRDefault="00793731">
      <w:pPr>
        <w:spacing w:after="60"/>
      </w:pPr>
    </w:p>
    <w:tbl>
      <w:tblPr>
        <w:tblStyle w:val="Tabellenraster"/>
        <w:tblW w:w="9360" w:type="dxa"/>
        <w:tblLook w:val="04A0" w:firstRow="1" w:lastRow="0" w:firstColumn="1" w:lastColumn="0" w:noHBand="0" w:noVBand="1"/>
      </w:tblPr>
      <w:tblGrid>
        <w:gridCol w:w="1927"/>
        <w:gridCol w:w="2214"/>
        <w:gridCol w:w="5219"/>
      </w:tblGrid>
      <w:tr w:rsidR="00C71491" w:rsidRPr="00187D50" w14:paraId="32A24DBF" w14:textId="77777777" w:rsidTr="00DC7041">
        <w:tc>
          <w:tcPr>
            <w:tcW w:w="2000" w:type="dxa"/>
            <w:shd w:val="clear" w:color="063D2C" w:fill="063D2C"/>
          </w:tcPr>
          <w:p w14:paraId="69E25C43" w14:textId="77777777" w:rsidR="00793731" w:rsidRPr="00187D50" w:rsidRDefault="00A15DA1">
            <w:pPr>
              <w:rPr>
                <w:rFonts w:ascii="Noto Sans Black" w:hAnsi="Noto Sans Black" w:cs="Noto Sans Black"/>
                <w:b/>
                <w:color w:val="FFFFFF"/>
                <w:sz w:val="20"/>
              </w:rPr>
            </w:pPr>
            <w:r>
              <w:rPr>
                <w:rFonts w:ascii="Noto Sans Black" w:hAnsi="Noto Sans Black" w:cs="Noto Sans Black"/>
                <w:b/>
                <w:bCs/>
                <w:color w:val="FFFFFF"/>
                <w:sz w:val="20"/>
                <w:szCs w:val="20"/>
              </w:rPr>
              <w:t>LoE</w:t>
            </w:r>
          </w:p>
        </w:tc>
        <w:tc>
          <w:tcPr>
            <w:tcW w:w="2000" w:type="dxa"/>
            <w:shd w:val="clear" w:color="063D2C" w:fill="063D2C"/>
          </w:tcPr>
          <w:p w14:paraId="2BFA73D9" w14:textId="77777777" w:rsidR="00793731" w:rsidRPr="00187D50" w:rsidRDefault="00A15DA1">
            <w:pPr>
              <w:rPr>
                <w:rFonts w:ascii="Noto Sans Black" w:hAnsi="Noto Sans Black" w:cs="Noto Sans Black"/>
                <w:b/>
                <w:color w:val="FFFFFF"/>
                <w:sz w:val="20"/>
              </w:rPr>
            </w:pPr>
            <w:r>
              <w:rPr>
                <w:rFonts w:ascii="Noto Sans Black" w:hAnsi="Noto Sans Black" w:cs="Noto Sans Black"/>
                <w:b/>
                <w:bCs/>
                <w:color w:val="FFFFFF"/>
                <w:sz w:val="20"/>
                <w:szCs w:val="20"/>
              </w:rPr>
              <w:t>Bezeichnung</w:t>
            </w:r>
          </w:p>
        </w:tc>
        <w:tc>
          <w:tcPr>
            <w:tcW w:w="5360" w:type="dxa"/>
            <w:shd w:val="clear" w:color="063D2C" w:fill="063D2C"/>
          </w:tcPr>
          <w:p w14:paraId="423B08D3" w14:textId="77777777" w:rsidR="00793731" w:rsidRPr="00187D50" w:rsidRDefault="00A15DA1">
            <w:pPr>
              <w:rPr>
                <w:rFonts w:ascii="Noto Sans Black" w:hAnsi="Noto Sans Black" w:cs="Noto Sans Black"/>
                <w:b/>
                <w:color w:val="FFFFFF"/>
                <w:sz w:val="20"/>
              </w:rPr>
            </w:pPr>
            <w:r>
              <w:rPr>
                <w:rFonts w:ascii="Noto Sans Black" w:hAnsi="Noto Sans Black" w:cs="Noto Sans Black"/>
                <w:b/>
                <w:bCs/>
                <w:color w:val="FFFFFF"/>
                <w:sz w:val="20"/>
                <w:szCs w:val="20"/>
              </w:rPr>
              <w:t>Methodik / Prüftiefe</w:t>
            </w:r>
          </w:p>
        </w:tc>
      </w:tr>
      <w:tr w:rsidR="00C71491" w:rsidRPr="00187D50" w14:paraId="28AEA962" w14:textId="77777777" w:rsidTr="00DC7041">
        <w:tc>
          <w:tcPr>
            <w:tcW w:w="2000" w:type="dxa"/>
            <w:shd w:val="clear" w:color="FFFFFF" w:fill="FFFFFF"/>
          </w:tcPr>
          <w:p w14:paraId="2083DD05" w14:textId="77777777" w:rsidR="00793731" w:rsidRPr="00187D50" w:rsidRDefault="00A15DA1">
            <w:pPr>
              <w:rPr>
                <w:rFonts w:ascii="Noto Sans" w:hAnsi="Noto Sans" w:cs="Noto Sans"/>
                <w:color w:val="000000"/>
                <w:sz w:val="20"/>
              </w:rPr>
            </w:pPr>
            <w:r>
              <w:rPr>
                <w:rFonts w:ascii="Noto Sans" w:hAnsi="Noto Sans" w:cs="Noto Sans"/>
                <w:color w:val="000000"/>
                <w:sz w:val="20"/>
                <w:szCs w:val="20"/>
              </w:rPr>
              <w:t xml:space="preserve">LoE 1</w:t>
            </w:r>
          </w:p>
        </w:tc>
        <w:tc>
          <w:tcPr>
            <w:tcW w:w="2000" w:type="dxa"/>
            <w:shd w:val="clear" w:color="FFFFFF" w:fill="FFFFFF"/>
          </w:tcPr>
          <w:p w14:paraId="7DC2B9E4" w14:textId="77777777" w:rsidR="00793731" w:rsidRPr="00187D50" w:rsidRDefault="00A15DA1">
            <w:pPr>
              <w:rPr>
                <w:rFonts w:ascii="Noto Sans" w:hAnsi="Noto Sans" w:cs="Noto Sans"/>
                <w:color w:val="000000"/>
                <w:sz w:val="20"/>
              </w:rPr>
            </w:pPr>
            <w:r>
              <w:rPr>
                <w:rFonts w:ascii="Noto Sans" w:hAnsi="Noto Sans" w:cs="Noto Sans"/>
                <w:color w:val="000000"/>
                <w:sz w:val="20"/>
                <w:szCs w:val="20"/>
              </w:rPr>
              <w:t>Selbstauskunft mit Plausibilitätsprüfung</w:t>
            </w:r>
          </w:p>
        </w:tc>
        <w:tc>
          <w:tcPr>
            <w:tcW w:w="5360" w:type="dxa"/>
            <w:shd w:val="clear" w:color="FFFFFF" w:fill="FFFFFF"/>
          </w:tcPr>
          <w:p w14:paraId="32625F0F" w14:textId="77777777" w:rsidR="00793731" w:rsidRPr="00187D50" w:rsidRDefault="00A15DA1">
            <w:pPr>
              <w:rPr>
                <w:rFonts w:ascii="Noto Sans" w:hAnsi="Noto Sans" w:cs="Noto Sans"/>
                <w:color w:val="000000"/>
                <w:sz w:val="20"/>
              </w:rPr>
            </w:pPr>
            <w:r>
              <w:rPr>
                <w:rFonts w:ascii="Noto Sans" w:hAnsi="Noto Sans" w:cs="Noto Sans"/>
                <w:color w:val="000000"/>
                <w:sz w:val="20"/>
                <w:szCs w:val="20"/>
              </w:rPr>
              <w:t>Bewertung auf Basis einer Selbsteinschätzung des Unternehmens (Prüfkatalog). Plausibilitätsprüfung durch den Auditor ohne Einsicht in die Nachweisdokumentation.</w:t>
            </w:r>
          </w:p>
        </w:tc>
      </w:tr>
      <w:tr w:rsidR="00C71491" w:rsidRPr="00187D50" w14:paraId="00BBEC02" w14:textId="77777777" w:rsidTr="00DC7041">
        <w:tc>
          <w:tcPr>
            <w:tcW w:w="2000" w:type="dxa"/>
            <w:shd w:val="clear" w:color="F4F8F5" w:fill="F4F8F5"/>
          </w:tcPr>
          <w:p w14:paraId="3A623A52" w14:textId="77777777" w:rsidR="00793731" w:rsidRPr="00187D50" w:rsidRDefault="00A15DA1">
            <w:pPr>
              <w:rPr>
                <w:rFonts w:ascii="Noto Sans" w:hAnsi="Noto Sans" w:cs="Noto Sans"/>
                <w:color w:val="000000"/>
                <w:sz w:val="20"/>
              </w:rPr>
            </w:pPr>
            <w:r>
              <w:rPr>
                <w:rFonts w:ascii="Noto Sans" w:hAnsi="Noto Sans" w:cs="Noto Sans"/>
                <w:color w:val="000000"/>
                <w:sz w:val="20"/>
                <w:szCs w:val="20"/>
              </w:rPr>
              <w:t xml:space="preserve">LoE 2</w:t>
            </w:r>
          </w:p>
        </w:tc>
        <w:tc>
          <w:tcPr>
            <w:tcW w:w="2000" w:type="dxa"/>
            <w:shd w:val="clear" w:color="F4F8F5" w:fill="F4F8F5"/>
          </w:tcPr>
          <w:p w14:paraId="65641CE7" w14:textId="77777777" w:rsidR="00793731" w:rsidRPr="00187D50" w:rsidRDefault="00A15DA1">
            <w:pPr>
              <w:rPr>
                <w:rFonts w:ascii="Noto Sans" w:hAnsi="Noto Sans" w:cs="Noto Sans"/>
                <w:color w:val="000000"/>
                <w:sz w:val="20"/>
              </w:rPr>
            </w:pPr>
            <w:r>
              <w:rPr>
                <w:rFonts w:ascii="Noto Sans" w:hAnsi="Noto Sans" w:cs="Noto Sans"/>
                <w:color w:val="000000"/>
                <w:sz w:val="20"/>
                <w:szCs w:val="20"/>
              </w:rPr>
              <w:t>Dokumentenprüfung mit Remote-Interview</w:t>
            </w:r>
          </w:p>
        </w:tc>
        <w:tc>
          <w:tcPr>
            <w:tcW w:w="5360" w:type="dxa"/>
            <w:shd w:val="clear" w:color="F4F8F5" w:fill="F4F8F5"/>
          </w:tcPr>
          <w:p w14:paraId="4CB5B4D7" w14:textId="77777777" w:rsidR="00793731" w:rsidRPr="00187D50" w:rsidRDefault="00A15DA1">
            <w:pPr>
              <w:rPr>
                <w:rFonts w:ascii="Noto Sans" w:hAnsi="Noto Sans" w:cs="Noto Sans"/>
                <w:color w:val="000000"/>
                <w:sz w:val="20"/>
              </w:rPr>
            </w:pPr>
            <w:r>
              <w:rPr>
                <w:rFonts w:ascii="Noto Sans" w:hAnsi="Noto Sans" w:cs="Noto Sans"/>
                <w:color w:val="000000"/>
                <w:sz w:val="20"/>
                <w:szCs w:val="20"/>
              </w:rPr>
              <w:t>Bewertung anhand eingereichter Unterlagen und ergänzendem strukturierten Telefoninterview. Vertiefende Verifizierung ausgewählter Prüfpunkte.</w:t>
            </w:r>
          </w:p>
        </w:tc>
      </w:tr>
      <w:tr w:rsidR="00C71491" w:rsidRPr="00187D50" w14:paraId="43001845" w14:textId="77777777" w:rsidTr="00DC7041">
        <w:tc>
          <w:tcPr>
            <w:tcW w:w="2000" w:type="dxa"/>
            <w:shd w:val="clear" w:color="FFFFFF" w:fill="FFFFFF"/>
          </w:tcPr>
          <w:p w14:paraId="58CCA944" w14:textId="77777777" w:rsidR="00793731" w:rsidRPr="00187D50" w:rsidRDefault="00A15DA1">
            <w:pPr>
              <w:rPr>
                <w:rFonts w:ascii="Noto Sans" w:hAnsi="Noto Sans" w:cs="Noto Sans"/>
                <w:color w:val="000000"/>
                <w:sz w:val="20"/>
              </w:rPr>
            </w:pPr>
            <w:r>
              <w:rPr>
                <w:rFonts w:ascii="Noto Sans" w:hAnsi="Noto Sans" w:cs="Noto Sans"/>
                <w:color w:val="000000"/>
                <w:sz w:val="20"/>
                <w:szCs w:val="20"/>
              </w:rPr>
              <w:t xml:space="preserve">LoE 3</w:t>
            </w:r>
          </w:p>
        </w:tc>
        <w:tc>
          <w:tcPr>
            <w:tcW w:w="2000" w:type="dxa"/>
            <w:shd w:val="clear" w:color="FFFFFF" w:fill="FFFFFF"/>
          </w:tcPr>
          <w:p w14:paraId="3E866CB2" w14:textId="77777777" w:rsidR="00793731" w:rsidRPr="00187D50" w:rsidRDefault="00A15DA1">
            <w:pPr>
              <w:rPr>
                <w:rFonts w:ascii="Noto Sans" w:hAnsi="Noto Sans" w:cs="Noto Sans"/>
                <w:color w:val="000000"/>
                <w:sz w:val="20"/>
              </w:rPr>
            </w:pPr>
            <w:r>
              <w:rPr>
                <w:rFonts w:ascii="Noto Sans" w:hAnsi="Noto Sans" w:cs="Noto Sans"/>
                <w:color w:val="000000"/>
                <w:sz w:val="20"/>
                <w:szCs w:val="20"/>
              </w:rPr>
              <w:t>Vollumfängliches Vor-Ort-Audit</w:t>
            </w:r>
          </w:p>
        </w:tc>
        <w:tc>
          <w:tcPr>
            <w:tcW w:w="5360" w:type="dxa"/>
            <w:shd w:val="clear" w:color="FFFFFF" w:fill="FFFFFF"/>
          </w:tcPr>
          <w:p w14:paraId="4604BE15" w14:textId="77777777" w:rsidR="00793731" w:rsidRPr="00187D50" w:rsidRDefault="00A15DA1">
            <w:pPr>
              <w:rPr>
                <w:rFonts w:ascii="Noto Sans" w:hAnsi="Noto Sans" w:cs="Noto Sans"/>
                <w:color w:val="000000"/>
                <w:sz w:val="20"/>
              </w:rPr>
            </w:pPr>
            <w:r>
              <w:rPr>
                <w:rFonts w:ascii="Noto Sans" w:hAnsi="Noto Sans" w:cs="Noto Sans"/>
                <w:color w:val="000000"/>
                <w:sz w:val="20"/>
                <w:szCs w:val="20"/>
              </w:rPr>
              <w:t>Risikoorientierte, evidenzbasierte Prüfung am Standort. Kombination aus Dokumentenprüfung, Interviews mit verantwortlichen Rollen und Standortbegehung.</w:t>
            </w:r>
          </w:p>
        </w:tc>
      </w:tr>
    </w:tbl>
    <w:p w14:paraId="5716B0BD" w14:textId="77777777" w:rsidR="00C71491" w:rsidRDefault="00C71491">
      <w:pPr>
        <w:pStyle w:val="berschrift2"/>
      </w:pPr>
    </w:p>
    <w:p w14:paraId="0C2F199D" w14:textId="4873F47A" w:rsidR="00793731" w:rsidRDefault="00347E21">
      <w:pPr>
        <w:pStyle w:val="berschrift2"/>
      </w:pPr>
      <w:bookmarkStart w:id="57" w:name="_Toc241501496"/>
      <w:r>
        <w:t>10.2 Zeitliche Abstände zwischen Phase 1 und Phase 2</w:t>
      </w:r>
      <w:bookmarkEnd w:id="57"/>
    </w:p>
    <w:p w14:paraId="2612D296" w14:textId="77777777" w:rsidR="00593BFB" w:rsidRPr="00593BFB" w:rsidRDefault="00593BFB" w:rsidP="00593BFB"/>
    <w:p w14:paraId="05F65429" w14:textId="77777777" w:rsidR="00793731" w:rsidRDefault="00A15DA1">
      <w:pPr>
        <w:spacing w:after="120"/>
      </w:pPr>
      <w:r>
        <w:t>Zwischen dem Abschluss der Phase 1 und dem Beginn der Phase 2 ist ein geeigneter zeitlicher Abstand einzuhalten:</w:t>
      </w:r>
    </w:p>
    <w:p w14:paraId="56075E3E" w14:textId="395FE50A" w:rsidR="00793731" w:rsidRDefault="00A15DA1">
      <w:pPr>
        <w:pStyle w:val="Listenabsatz"/>
        <w:numPr>
          <w:ilvl w:val="0"/>
          <w:numId w:val="2"/>
        </w:numPr>
        <w:spacing w:after="80"/>
      </w:pPr>
      <w:r>
        <w:t xml:space="preserve">LoE 1 und LoE 2: In der Regel 2 bis 7 Kalendertage nach Abschluss der Phase 1.</w:t>
      </w:r>
    </w:p>
    <w:p w14:paraId="5B8F8DBB" w14:textId="77777777" w:rsidR="00793731" w:rsidRDefault="00A15DA1">
      <w:pPr>
        <w:pStyle w:val="Listenabsatz"/>
        <w:numPr>
          <w:ilvl w:val="0"/>
          <w:numId w:val="2"/>
        </w:numPr>
        <w:spacing w:after="80"/>
      </w:pPr>
      <w:r>
        <w:t xml:space="preserve">LoE 3: In der Regel 7 bis 21 Kalendertage nach Abschluss der Phase 1.</w:t>
      </w:r>
    </w:p>
    <w:p w14:paraId="2D3D16AD" w14:textId="77777777" w:rsidR="00793731" w:rsidRDefault="00793731">
      <w:pPr>
        <w:spacing w:after="60"/>
      </w:pPr>
    </w:p>
    <w:p w14:paraId="1B9BB93A" w14:textId="0FD4ED47" w:rsidR="00793731" w:rsidRDefault="00A15DA1">
      <w:pPr>
        <w:spacing w:after="120"/>
      </w:pPr>
      <w:r>
        <w:t>Begründete Abweichungen sind in der Prüfdokumentation zu dokumentieren.</w:t>
      </w:r>
    </w:p>
    <w:p w14:paraId="0A17813D" w14:textId="77777777" w:rsidR="00C71491" w:rsidRDefault="00C71491">
      <w:pPr>
        <w:spacing w:after="120"/>
      </w:pPr>
    </w:p>
    <w:p w14:paraId="29960407" w14:textId="77777777" w:rsidR="00C71491" w:rsidRDefault="00C71491">
      <w:pPr>
        <w:spacing w:after="120"/>
      </w:pPr>
    </w:p>
    <w:p w14:paraId="62F65139" w14:textId="77777777" w:rsidR="00C71491" w:rsidRDefault="00C71491">
      <w:pPr>
        <w:spacing w:after="120"/>
      </w:pPr>
    </w:p>
    <w:p w14:paraId="70599653" w14:textId="77777777" w:rsidR="00C71491" w:rsidRDefault="00C71491">
      <w:pPr>
        <w:spacing w:after="120"/>
      </w:pPr>
    </w:p>
    <w:p w14:paraId="401D9966" w14:textId="5D29E67E" w:rsidR="00793731" w:rsidRDefault="00347E21">
      <w:pPr>
        <w:pStyle w:val="berschrift2"/>
      </w:pPr>
      <w:bookmarkStart w:id="58" w:name="_Toc241501497"/>
      <w:r>
        <w:lastRenderedPageBreak/>
        <w:t xml:space="preserve">10.3 Level of Examination 1 – Selbstauskunft mit Plausibilitätsprüfung</w:t>
      </w:r>
      <w:bookmarkEnd w:id="58"/>
    </w:p>
    <w:p w14:paraId="4A92A1CA" w14:textId="403B5215" w:rsidR="00793731" w:rsidRPr="00AD6E07" w:rsidRDefault="00347E21">
      <w:pPr>
        <w:pStyle w:val="berschrift3"/>
        <w:rPr>
          <w:color w:val="00503D"/>
          <w:lang w:val="de-DE"/>
        </w:rPr>
      </w:pPr>
      <w:bookmarkStart w:id="59" w:name="_Toc241501498"/>
      <w:r>
        <w:rPr>
          <w:color w:val="00503D"/>
          <w:lang w:val="de-DE"/>
        </w:rPr>
        <w:t>10.3.1 Phase 1 – Vorabprüfung (Pre-Check)</w:t>
      </w:r>
      <w:bookmarkEnd w:id="59"/>
    </w:p>
    <w:p w14:paraId="7655A403" w14:textId="047B652E" w:rsidR="00793731" w:rsidRDefault="00D10A34">
      <w:pPr>
        <w:spacing w:after="120"/>
      </w:pPr>
      <w:r>
        <w:t>Phase 1 dient der formalen Vorabkontrolle des eingereichten CADIS</w:t>
      </w:r>
      <w:r>
        <w:rPr>
          <w:vertAlign w:val="superscript"/>
        </w:rPr>
        <w:t>®</w:t>
      </w:r>
      <w:r>
        <w:t>-Prüfkatalogs. Geprüft wird, ob:</w:t>
      </w:r>
    </w:p>
    <w:p w14:paraId="4E81FAEE" w14:textId="77777777" w:rsidR="00793731" w:rsidRDefault="00A15DA1">
      <w:pPr>
        <w:pStyle w:val="Listenabsatz"/>
        <w:numPr>
          <w:ilvl w:val="0"/>
          <w:numId w:val="2"/>
        </w:numPr>
        <w:spacing w:after="80"/>
      </w:pPr>
      <w:r>
        <w:t xml:space="preserve">für alle Prüffragen im Scope ein Reifegrad (0–3) gesetzt wurde,</w:t>
      </w:r>
    </w:p>
    <w:p w14:paraId="6B844F67" w14:textId="77777777" w:rsidR="00793731" w:rsidRDefault="00A15DA1">
      <w:pPr>
        <w:pStyle w:val="Listenabsatz"/>
        <w:numPr>
          <w:ilvl w:val="0"/>
          <w:numId w:val="2"/>
        </w:numPr>
        <w:spacing w:after="80"/>
      </w:pPr>
      <w:r>
        <w:t>jede Prüffrage mit einer nachvollziehbaren Umsetzungsbeschreibung befüllt ist,</w:t>
      </w:r>
    </w:p>
    <w:p w14:paraId="4DE7258B" w14:textId="77777777" w:rsidR="00793731" w:rsidRDefault="00A15DA1">
      <w:pPr>
        <w:pStyle w:val="Listenabsatz"/>
        <w:numPr>
          <w:ilvl w:val="0"/>
          <w:numId w:val="2"/>
        </w:numPr>
        <w:spacing w:after="80"/>
      </w:pPr>
      <w:r>
        <w:t>zu jeder Prüffrage mindestens ein Nachweis referenziert ist.</w:t>
      </w:r>
    </w:p>
    <w:p w14:paraId="37981A8A" w14:textId="77777777" w:rsidR="00793731" w:rsidRDefault="00793731">
      <w:pPr>
        <w:spacing w:after="60"/>
      </w:pPr>
    </w:p>
    <w:p w14:paraId="613F0030" w14:textId="77777777" w:rsidR="00793731" w:rsidRDefault="00A15DA1">
      <w:pPr>
        <w:spacing w:after="120"/>
      </w:pPr>
      <w:r>
        <w:t xml:space="preserve">Bei negativem Pre-Check wird das Unternehmen zur Nachbesserung aufgefordert. Insgesamt stehen bis zu drei Einreichungsversuche zur Verfügung.</w:t>
      </w:r>
    </w:p>
    <w:p w14:paraId="48F72C65" w14:textId="3488FCC0" w:rsidR="00793731" w:rsidRPr="00AD6E07" w:rsidRDefault="00347E21">
      <w:pPr>
        <w:pStyle w:val="berschrift3"/>
        <w:rPr>
          <w:color w:val="00503D"/>
          <w:lang w:val="de-DE"/>
        </w:rPr>
      </w:pPr>
      <w:bookmarkStart w:id="60" w:name="_Toc241501499"/>
      <w:r>
        <w:rPr>
          <w:color w:val="00503D"/>
          <w:lang w:val="de-DE"/>
        </w:rPr>
        <w:t>10.3.2 Phase 2 – Plausibilitätsprüfung</w:t>
      </w:r>
      <w:bookmarkEnd w:id="60"/>
    </w:p>
    <w:p w14:paraId="4D6EFB4D" w14:textId="77777777" w:rsidR="00793731" w:rsidRDefault="00A15DA1">
      <w:pPr>
        <w:spacing w:after="120"/>
      </w:pPr>
      <w:r>
        <w:t>Der Auditor bewertet die Selbstauskunft auf Plausibilität und interne Konsistenz. Bewertet werden:</w:t>
      </w:r>
    </w:p>
    <w:p w14:paraId="35ABA64B" w14:textId="77777777" w:rsidR="00793731" w:rsidRDefault="00A15DA1">
      <w:pPr>
        <w:pStyle w:val="Listenabsatz"/>
        <w:numPr>
          <w:ilvl w:val="0"/>
          <w:numId w:val="2"/>
        </w:numPr>
        <w:spacing w:after="80"/>
      </w:pPr>
      <w:r>
        <w:t>Abgleich von Reifegradbewertung und Umsetzungsbeschreibung</w:t>
      </w:r>
    </w:p>
    <w:p w14:paraId="1517659D" w14:textId="77777777" w:rsidR="00793731" w:rsidRDefault="00A15DA1">
      <w:pPr>
        <w:pStyle w:val="Listenabsatz"/>
        <w:numPr>
          <w:ilvl w:val="0"/>
          <w:numId w:val="2"/>
        </w:numPr>
        <w:spacing w:after="80"/>
      </w:pPr>
      <w:r>
        <w:t>Konsistenz über mehrere Prüfpunkte hinweg</w:t>
      </w:r>
    </w:p>
    <w:p w14:paraId="3DA1EDC2" w14:textId="77777777" w:rsidR="00793731" w:rsidRDefault="00A15DA1">
      <w:pPr>
        <w:pStyle w:val="Listenabsatz"/>
        <w:numPr>
          <w:ilvl w:val="0"/>
          <w:numId w:val="2"/>
        </w:numPr>
        <w:spacing w:after="80"/>
      </w:pPr>
      <w:r>
        <w:t>Erkennbare Lücken oder Widersprüche in den Angaben</w:t>
      </w:r>
    </w:p>
    <w:p w14:paraId="082B0E63" w14:textId="77777777" w:rsidR="00793731" w:rsidRDefault="00A15DA1">
      <w:pPr>
        <w:pStyle w:val="Listenabsatz"/>
        <w:numPr>
          <w:ilvl w:val="0"/>
          <w:numId w:val="2"/>
        </w:numPr>
        <w:spacing w:after="80"/>
      </w:pPr>
      <w:r>
        <w:t>Grundsätzliche Eignung der referenzierten Nachweisdokumenttypen</w:t>
      </w:r>
    </w:p>
    <w:p w14:paraId="2116D074" w14:textId="77777777" w:rsidR="00C71491" w:rsidRDefault="00C71491" w:rsidP="00C71491">
      <w:pPr>
        <w:spacing w:after="80"/>
      </w:pPr>
    </w:p>
    <w:p w14:paraId="76D39672" w14:textId="644B73A1" w:rsidR="00793731" w:rsidRPr="0062137D" w:rsidRDefault="00347E21">
      <w:pPr>
        <w:pStyle w:val="berschrift2"/>
        <w:rPr>
          <w:lang w:val="en-US"/>
        </w:rPr>
      </w:pPr>
      <w:bookmarkStart w:id="61" w:name="_Toc241501500"/>
      <w:r>
        <w:rPr>
          <w:lang w:val="en-US"/>
        </w:rPr>
        <w:t xml:space="preserve">10.4 Level of Examination 2 – Dokumentenprüfung mit Remote-Interview</w:t>
      </w:r>
      <w:bookmarkEnd w:id="61"/>
    </w:p>
    <w:p w14:paraId="2E3F933E" w14:textId="6DB69D7C" w:rsidR="00793731" w:rsidRPr="00AD6E07" w:rsidRDefault="00347E21">
      <w:pPr>
        <w:pStyle w:val="berschrift3"/>
        <w:rPr>
          <w:color w:val="00503D"/>
          <w:lang w:val="de-DE"/>
        </w:rPr>
      </w:pPr>
      <w:bookmarkStart w:id="62" w:name="_Toc241501501"/>
      <w:r>
        <w:rPr>
          <w:color w:val="00503D"/>
          <w:lang w:val="de-DE"/>
        </w:rPr>
        <w:t xml:space="preserve">10.4.1 Phase 1 – Dokumentenbasierte Prüfung (Documentation Review)</w:t>
      </w:r>
      <w:bookmarkEnd w:id="62"/>
    </w:p>
    <w:p w14:paraId="580086DE" w14:textId="77777777" w:rsidR="00793731" w:rsidRDefault="00A15DA1">
      <w:pPr>
        <w:spacing w:after="120"/>
      </w:pPr>
      <w:r>
        <w:t>Der Auditor prüft die bereitgestellten Unterlagen auf:</w:t>
      </w:r>
    </w:p>
    <w:p w14:paraId="2742C838" w14:textId="77777777" w:rsidR="00793731" w:rsidRDefault="00A15DA1">
      <w:pPr>
        <w:pStyle w:val="Listenabsatz"/>
        <w:numPr>
          <w:ilvl w:val="0"/>
          <w:numId w:val="2"/>
        </w:numPr>
        <w:spacing w:after="80"/>
      </w:pPr>
      <w:r>
        <w:t xml:space="preserve">Vollständigkeit der Dokumentation bezogen auf den Prüfscope</w:t>
      </w:r>
    </w:p>
    <w:p w14:paraId="4807D074" w14:textId="77777777" w:rsidR="00793731" w:rsidRDefault="00A15DA1">
      <w:pPr>
        <w:pStyle w:val="Listenabsatz"/>
        <w:numPr>
          <w:ilvl w:val="0"/>
          <w:numId w:val="2"/>
        </w:numPr>
        <w:spacing w:after="80"/>
      </w:pPr>
      <w:r>
        <w:t>Angemessenheit der beschriebenen Maßnahmen in Relation zu den Anforderungen</w:t>
      </w:r>
    </w:p>
    <w:p w14:paraId="6ED4D03F" w14:textId="77777777" w:rsidR="00793731" w:rsidRDefault="00A15DA1">
      <w:pPr>
        <w:pStyle w:val="Listenabsatz"/>
        <w:numPr>
          <w:ilvl w:val="0"/>
          <w:numId w:val="2"/>
        </w:numPr>
        <w:spacing w:after="80"/>
      </w:pPr>
      <w:r>
        <w:t>Plausibilität und innere Konsistenz zwischen Selbsteinschätzung, Umsetzungsbeschreibung und Nachweisen</w:t>
      </w:r>
    </w:p>
    <w:p w14:paraId="7546067B" w14:textId="32885696" w:rsidR="00793731" w:rsidRPr="00AD6E07" w:rsidRDefault="00347E21">
      <w:pPr>
        <w:pStyle w:val="berschrift3"/>
        <w:rPr>
          <w:color w:val="00503D"/>
          <w:lang w:val="de-DE"/>
        </w:rPr>
      </w:pPr>
      <w:bookmarkStart w:id="63" w:name="_Toc241501502"/>
      <w:r>
        <w:rPr>
          <w:color w:val="00503D"/>
          <w:lang w:val="de-DE"/>
        </w:rPr>
        <w:t>10.4.2 Phase 2 – Telefoninterview / Remote-Interview</w:t>
      </w:r>
      <w:bookmarkEnd w:id="63"/>
    </w:p>
    <w:p w14:paraId="1A7397CB" w14:textId="77777777" w:rsidR="00793731" w:rsidRDefault="00A15DA1">
      <w:pPr>
        <w:spacing w:after="120"/>
      </w:pPr>
      <w:r>
        <w:t>Der Auditor führt ein strukturiertes Remote-Interview durch. Risikobasiert ausgewählte Prüfpunkte werden vertieft besprochen, um die praktische Umsetzung in der Organisation zu verifizieren. Der Auditor bewertet den jeweiligen Prüfpunkt ganzheitlich und fokussiert die Prüftiefe auf aussagekräftige Aspekte.</w:t>
      </w:r>
    </w:p>
    <w:p w14:paraId="5F930B01" w14:textId="63CBF16A" w:rsidR="00793731" w:rsidRPr="0062137D" w:rsidRDefault="00347E21">
      <w:pPr>
        <w:pStyle w:val="berschrift2"/>
        <w:rPr>
          <w:lang w:val="en-US"/>
        </w:rPr>
      </w:pPr>
      <w:bookmarkStart w:id="64" w:name="_Toc241501503"/>
      <w:r>
        <w:rPr>
          <w:lang w:val="en-US"/>
        </w:rPr>
        <w:lastRenderedPageBreak/>
        <w:t xml:space="preserve">10.5 Level of Examination 3 – Vollumfängliches Vor-Ort-Audit</w:t>
      </w:r>
      <w:bookmarkEnd w:id="64"/>
    </w:p>
    <w:p w14:paraId="271A1169" w14:textId="0AFD63D6" w:rsidR="00793731" w:rsidRPr="00AD6E07" w:rsidRDefault="00347E21">
      <w:pPr>
        <w:pStyle w:val="berschrift3"/>
        <w:rPr>
          <w:color w:val="00503D"/>
          <w:lang w:val="de-DE"/>
        </w:rPr>
      </w:pPr>
      <w:bookmarkStart w:id="65" w:name="_Toc241501504"/>
      <w:r>
        <w:rPr>
          <w:color w:val="00503D"/>
          <w:lang w:val="de-DE"/>
        </w:rPr>
        <w:t xml:space="preserve">10.5.1 Phase 1 – Dokumentenbasierte Prüfung (Documentation Review)</w:t>
      </w:r>
      <w:bookmarkEnd w:id="65"/>
    </w:p>
    <w:p w14:paraId="2E1AC023" w14:textId="77777777" w:rsidR="00793731" w:rsidRDefault="00A15DA1">
      <w:pPr>
        <w:spacing w:after="120"/>
      </w:pPr>
      <w:r>
        <w:t>Die Dokumentenprüfung dient der Vorbereitung der Vor-Ort-Prüfung. Der Fokus liegt auf:</w:t>
      </w:r>
    </w:p>
    <w:p w14:paraId="5349D422" w14:textId="77777777" w:rsidR="00793731" w:rsidRDefault="00A15DA1">
      <w:pPr>
        <w:pStyle w:val="Listenabsatz"/>
        <w:numPr>
          <w:ilvl w:val="0"/>
          <w:numId w:val="2"/>
        </w:numPr>
        <w:spacing w:after="80"/>
      </w:pPr>
      <w:r>
        <w:t xml:space="preserve">Angemessenheit der Dokumentation in Bezug auf Prüfscope und Schutzbedarf</w:t>
      </w:r>
    </w:p>
    <w:p w14:paraId="525BF8E3" w14:textId="77777777" w:rsidR="00793731" w:rsidRDefault="00A15DA1">
      <w:pPr>
        <w:pStyle w:val="Listenabsatz"/>
        <w:numPr>
          <w:ilvl w:val="0"/>
          <w:numId w:val="2"/>
        </w:numPr>
        <w:spacing w:after="80"/>
      </w:pPr>
      <w:r>
        <w:t>Konsistenz zwischen Selbsteinschätzung, Umsetzungsbeschreibung und eingereichten Nachweisen</w:t>
      </w:r>
    </w:p>
    <w:p w14:paraId="2D6802D1" w14:textId="77777777" w:rsidR="00793731" w:rsidRDefault="00793731">
      <w:pPr>
        <w:spacing w:after="60"/>
      </w:pPr>
    </w:p>
    <w:p w14:paraId="2903D7D9" w14:textId="4ABA9255" w:rsidR="00C71491" w:rsidRDefault="00A15DA1">
      <w:pPr>
        <w:spacing w:after="120"/>
      </w:pPr>
      <w:r>
        <w:t>Auf Basis von Phase 1 wird entschieden, ob die Prüfung ordnungsgemäß fortgeführt, verschoben oder abgebrochen wird. Die Ergebnisse fließen in die Detailplanung der Vor-Ort-Prüfung ein (Interviewplan, Stichprobenumfang, Begehungsbereiche).</w:t>
      </w:r>
    </w:p>
    <w:p w14:paraId="776D99DB" w14:textId="334CD6DF" w:rsidR="00793731" w:rsidRPr="00AD6E07" w:rsidRDefault="00347E21">
      <w:pPr>
        <w:pStyle w:val="berschrift3"/>
        <w:rPr>
          <w:color w:val="00503D"/>
          <w:lang w:val="en-US"/>
        </w:rPr>
      </w:pPr>
      <w:bookmarkStart w:id="66" w:name="_Toc241501505"/>
      <w:r>
        <w:rPr>
          <w:color w:val="00503D"/>
          <w:lang w:val="en-US"/>
        </w:rPr>
        <w:t>10.5.2 Phase 2 – Vor-Ort-Audit (On-site)</w:t>
      </w:r>
      <w:bookmarkEnd w:id="66"/>
    </w:p>
    <w:p w14:paraId="42B44CFC" w14:textId="77777777" w:rsidR="00793731" w:rsidRDefault="00A15DA1">
      <w:pPr>
        <w:spacing w:after="120"/>
      </w:pPr>
      <w:r>
        <w:t>Der Auditor führt die Prüfung am Standort systematisch und evidenzbasiert durch:</w:t>
      </w:r>
    </w:p>
    <w:p w14:paraId="19FA4514" w14:textId="77777777" w:rsidR="00793731" w:rsidRDefault="00A15DA1">
      <w:pPr>
        <w:pStyle w:val="Listenabsatz"/>
        <w:numPr>
          <w:ilvl w:val="0"/>
          <w:numId w:val="2"/>
        </w:numPr>
        <w:spacing w:after="80"/>
      </w:pPr>
      <w:r>
        <w:t>Interviews mit verantwortlichen Funktionen und ausgewählten Mitarbeitenden</w:t>
      </w:r>
    </w:p>
    <w:p w14:paraId="3138C877" w14:textId="77777777" w:rsidR="00793731" w:rsidRDefault="00A15DA1">
      <w:pPr>
        <w:pStyle w:val="Listenabsatz"/>
        <w:numPr>
          <w:ilvl w:val="0"/>
          <w:numId w:val="2"/>
        </w:numPr>
        <w:spacing w:after="80"/>
      </w:pPr>
      <w:r>
        <w:t>Einsichtnahmen und Stichproben in operative Nachweise (Protokolle, Systemauszüge, Tickets, Berechtigungskonzepte, Schulungsnachweise)</w:t>
      </w:r>
    </w:p>
    <w:p w14:paraId="6A6F398C" w14:textId="77777777" w:rsidR="00793731" w:rsidRDefault="00A15DA1">
      <w:pPr>
        <w:pStyle w:val="Listenabsatz"/>
        <w:numPr>
          <w:ilvl w:val="0"/>
          <w:numId w:val="2"/>
        </w:numPr>
        <w:spacing w:after="80"/>
      </w:pPr>
      <w:r>
        <w:t>Begehungen und Beobachtungen zur Verifikation physischer und organisatorischer Sicherheitsmaßnahmen</w:t>
      </w:r>
    </w:p>
    <w:p w14:paraId="47FF922A" w14:textId="77777777" w:rsidR="00793731" w:rsidRDefault="00793731">
      <w:pPr>
        <w:spacing w:after="60"/>
      </w:pPr>
    </w:p>
    <w:p w14:paraId="6A794F9D" w14:textId="77777777" w:rsidR="006C1158" w:rsidRDefault="00A15DA1">
      <w:pPr>
        <w:spacing w:after="120"/>
      </w:pPr>
      <w:r>
        <w:t xml:space="preserve">Schwerpunkt der Bewertung: </w:t>
      </w:r>
    </w:p>
    <w:p w14:paraId="69F9E8E9" w14:textId="77777777" w:rsidR="006C1158" w:rsidRDefault="00A15DA1" w:rsidP="006C1158">
      <w:pPr>
        <w:pStyle w:val="Listenabsatz"/>
        <w:numPr>
          <w:ilvl w:val="0"/>
          <w:numId w:val="3"/>
        </w:numPr>
        <w:spacing w:after="120"/>
      </w:pPr>
      <w:r>
        <w:t xml:space="preserve">Entspricht die dargestellte Umsetzung den Anforderungen inhaltlich? </w:t>
      </w:r>
    </w:p>
    <w:p w14:paraId="64DC2B7F" w14:textId="77777777" w:rsidR="006C1158" w:rsidRDefault="00A15DA1" w:rsidP="006C1158">
      <w:pPr>
        <w:pStyle w:val="Listenabsatz"/>
        <w:numPr>
          <w:ilvl w:val="0"/>
          <w:numId w:val="3"/>
        </w:numPr>
        <w:spacing w:after="120"/>
      </w:pPr>
      <w:r>
        <w:t xml:space="preserve">Wird sie im Tagesgeschäft angewendet? </w:t>
      </w:r>
    </w:p>
    <w:p w14:paraId="32973B16" w14:textId="6D7D858B" w:rsidR="00793731" w:rsidRDefault="00A15DA1" w:rsidP="006C1158">
      <w:pPr>
        <w:pStyle w:val="Listenabsatz"/>
        <w:numPr>
          <w:ilvl w:val="0"/>
          <w:numId w:val="3"/>
        </w:numPr>
        <w:spacing w:after="120"/>
      </w:pPr>
      <w:r>
        <w:t>Ist sie geeignet, die Schutzziele Vertraulichkeit, Integrität und Verfügbarkeit zu unterstützen?</w:t>
      </w:r>
    </w:p>
    <w:p w14:paraId="218CCFF9" w14:textId="77777777" w:rsidR="006C1158" w:rsidRDefault="006C1158" w:rsidP="006C1158">
      <w:pPr>
        <w:pStyle w:val="Listenabsatz"/>
        <w:spacing w:after="120"/>
      </w:pPr>
    </w:p>
    <w:p w14:paraId="6EC28F0F" w14:textId="77777777" w:rsidR="00793731" w:rsidRDefault="00A15DA1">
      <w:pPr>
        <w:spacing w:after="120"/>
      </w:pPr>
      <w:r>
        <w:t>Standortbegehung umfasst insbesondere: Zutrittsregelungen und Zonenkonzepte, Sichtschutz und Clean-Desk-Umsetzung, Schutzmaßnahmen für Serverräume, Sicherheitsmaßnahmen in Produktion/Lager/Entwicklung.</w:t>
      </w:r>
    </w:p>
    <w:p>
      <w:pPr>
        <w:spacing w:after="120"/>
      </w:pPr>
      <w:r>
        <w:rPr>
          <w:b/>
        </w:rPr>
        <w:t xml:space="preserve">Remote-Anteile und Durchführung im Auditteam:</w:t>
      </w:r>
    </w:p>
    <w:p>
      <w:pPr>
        <w:spacing w:after="120"/>
      </w:pPr>
      <w:r>
        <w:t xml:space="preserve">Bei LoE 3 sind weiterhin alle Prüfpunkte des Prüfscopes vom Auditor mit dem geprüften Unternehmen durchzusprechen. Für das Prüfmodul „Datenschutz“ muss dies jedoch nicht zwingend vor Ort erfolgen, um den Aufwand für das geprüfte Unternehmen angemessen zu halten:</w:t>
      </w:r>
    </w:p>
    <w:p>
      <w:pPr>
        <w:pStyle w:val="Listenabsatz"/>
        <w:numPr>
          <w:ilvl w:val="0"/>
          <w:numId w:val="2"/>
        </w:numPr>
        <w:spacing w:after="80"/>
      </w:pPr>
      <w:r>
        <w:t xml:space="preserve">Das Prüfmodul „Datenschutz“ darf remote (z. B. per Video- oder Telefonkonferenz) durchgesprochen und geprüft werden, insbesondere wenn die Prüfung im Auditteam durch einen Fachauditor erfolgt.</w:t>
      </w:r>
    </w:p>
    <w:p>
      <w:pPr>
        <w:pStyle w:val="Listenabsatz"/>
        <w:numPr>
          <w:ilvl w:val="0"/>
          <w:numId w:val="2"/>
        </w:numPr>
        <w:spacing w:after="80"/>
      </w:pPr>
      <w:r>
        <w:t xml:space="preserve">Alle übrigen Prüfmodule sowie die Standortbegehung sind vor Ort durchzuführen. Abweichungen hiervon richten sich nach Kapitel 1.1.</w:t>
      </w:r>
    </w:p>
    <w:p>
      <w:pPr>
        <w:pStyle w:val="Listenabsatz"/>
        <w:numPr>
          <w:ilvl w:val="0"/>
          <w:numId w:val="2"/>
        </w:numPr>
        <w:spacing w:after="80"/>
      </w:pPr>
      <w:r>
        <w:t xml:space="preserve">Prüftiefe und Nachweisanforderungen bleiben unverändert: Auch bei remote durchgeführten Prüfpunkten sind Interviews mit den verantwortlichen Funktionen und die Einsichtnahme in operative Nachweise erforderlich.</w:t>
      </w:r>
    </w:p>
    <w:p>
      <w:pPr>
        <w:pStyle w:val="Listenabsatz"/>
        <w:numPr>
          <w:ilvl w:val="0"/>
          <w:numId w:val="2"/>
        </w:numPr>
        <w:spacing w:after="80"/>
      </w:pPr>
      <w:r>
        <w:t xml:space="preserve">Die Aufteilung zwischen Vor-Ort- und Remote-Anteilen wird in der Prüfagenda festgelegt (Kapitel 12) und im Kick-Off bestätigt.</w:t>
      </w:r>
    </w:p>
    <w:p>
      <w:pPr>
        <w:pStyle w:val="Listenabsatz"/>
        <w:numPr>
          <w:ilvl w:val="0"/>
          <w:numId w:val="2"/>
        </w:numPr>
        <w:spacing w:after="80"/>
      </w:pPr>
      <w:r>
        <w:t xml:space="preserve">Für Remote-Anteile sind gesicherte Kommunikationswege zu verwenden; Kapitel 2.3 gilt entsprechend.</w:t>
      </w:r>
    </w:p>
    <w:p w14:paraId="7D39CF9A" w14:textId="77777777" w:rsidR="00793731" w:rsidRDefault="00A15DA1">
      <w:r>
        <w:br w:type="page"/>
      </w:r>
    </w:p>
    <w:p w14:paraId="2DDE4C05" w14:textId="35CA13B9" w:rsidR="00793731" w:rsidRDefault="00347E21">
      <w:pPr>
        <w:pStyle w:val="berschrift1"/>
      </w:pPr>
      <w:bookmarkStart w:id="67" w:name="_Toc241501506"/>
      <w:r>
        <w:rPr>
          <w:color w:val="017D40"/>
          <w:sz w:val="60"/>
        </w:rPr>
        <w:lastRenderedPageBreak/>
        <w:t xml:space="preserve">11 </w:t>
      </w:r>
      <w:r>
        <w:t>Prüfung mehrerer Standorte (Multi-Site)</w:t>
      </w:r>
      <w:bookmarkEnd w:id="67"/>
    </w:p>
    <w:p w14:paraId="17EE5258" w14:textId="77777777" w:rsidR="00C71491" w:rsidRDefault="00C71491" w:rsidP="004D6E08">
      <w:pPr>
        <w:pStyle w:val="berschrift2"/>
      </w:pPr>
    </w:p>
    <w:p w14:paraId="77D575E7" w14:textId="6A4CDFA8" w:rsidR="004D6E08" w:rsidRDefault="00347E21" w:rsidP="004D6E08">
      <w:pPr>
        <w:pStyle w:val="berschrift2"/>
      </w:pPr>
      <w:bookmarkStart w:id="68" w:name="_Toc241501507"/>
      <w:r>
        <w:t>11.1 Grundsätze und Anwendungsbereich</w:t>
      </w:r>
      <w:bookmarkEnd w:id="68"/>
    </w:p>
    <w:p w14:paraId="29F09A51" w14:textId="77777777" w:rsidR="00593BFB" w:rsidRPr="00593BFB" w:rsidRDefault="00593BFB" w:rsidP="00593BFB"/>
    <w:p w14:paraId="658E61A8" w14:textId="77777777" w:rsidR="00A61C65" w:rsidRDefault="004D6E08" w:rsidP="004D6E08">
      <w:pPr>
        <w:spacing w:before="80" w:after="80"/>
      </w:pPr>
      <w:r>
        <w:t xml:space="preserve">Der Multi-Site-Ansatz findet Anwendung, wenn ein Prüfscope mehrere Standorte einer Organisation umfasst, die unter einem gemeinsamen Informationssicherheitsmanagementsystem (ISMS) betrieben werden. Ziel des Ansatzes ist es, den Prüfaufwand risikobasiert zu skalieren und gleichzeitig eine belastbare, nachvollziehbare Aussage über die standortübergreifende Wirksamkeit des ISMS zu gewährleisten.</w:t>
      </w:r>
    </w:p>
    <w:p w14:paraId="58015FE5" w14:textId="77777777" w:rsidR="00A61C65" w:rsidRDefault="00A61C65" w:rsidP="004D6E08">
      <w:pPr>
        <w:spacing w:before="80" w:after="80"/>
      </w:pPr>
    </w:p>
    <w:p w14:paraId="064D141E" w14:textId="22454F56" w:rsidR="004D6E08" w:rsidRDefault="004D6E08" w:rsidP="004D6E08">
      <w:pPr>
        <w:spacing w:before="80" w:after="80"/>
      </w:pPr>
      <w:r>
        <w:t xml:space="preserve">Der Multi-Site-Ansatz ermöglicht eine risikobasierte Differenzierung der Prüftiefe zwischen dem Hauptstandort (Leitstandort) und weiteren Standorten. Er entbindet jedoch nicht von der Anforderung, für alle im Scope enthaltenen Standorte eine Bewertung vorzunehmen.</w:t>
      </w:r>
    </w:p>
    <w:p w14:paraId="7BF6B5FA" w14:textId="77777777" w:rsidR="00A61C65" w:rsidRDefault="00A61C65" w:rsidP="004D6E08">
      <w:pPr>
        <w:spacing w:before="80" w:after="80"/>
      </w:pPr>
    </w:p>
    <w:p w14:paraId="56097C4B" w14:textId="77777777" w:rsidR="004D6E08" w:rsidRDefault="004D6E08" w:rsidP="004D6E08">
      <w:pPr>
        <w:spacing w:before="80" w:after="80"/>
      </w:pPr>
      <w:r>
        <w:t xml:space="preserve">Die Anwendung des Multi-Site-Ansatzes setzt voraus, dass die nachfolgend beschriebenen Voraussetzungen vollständig erfüllt sind. Sind diese nicht gegeben, sind alle Standorte als eigenständige Prüfobjekte mit dem festgelegten Level of Examination (LoE) vollumfänglich zu prüfen.</w:t>
      </w:r>
    </w:p>
    <w:p w14:paraId="6977FCA5" w14:textId="77777777" w:rsidR="001E3EDC" w:rsidRDefault="00D539D1">
      <w:pPr>
        <w:spacing w:before="80" w:after="80"/>
      </w:pPr>
      <w:r>
        <w:t xml:space="preserve">Der Multi-Site-Ansatz setzt mindestens zwei Standorte im Prüfscope voraus. Ob seine Voraussetzungen erfüllt sind, wird im Scopingprozess vor dem Kick-Off festgestellt (Kapitel 4.8), da der Ansatz Auditzeit und Prüfagenda bestimmt. Stellt sich während der Prüfung heraus, dass eine Voraussetzung nicht erfüllt ist, sind die betroffenen Standorte als eigenständige Prüfobjekte zu behandeln.</w:t>
      </w:r>
    </w:p>
    <w:p w14:paraId="0E366453" w14:textId="77777777" w:rsidR="00C71491" w:rsidRDefault="00C71491" w:rsidP="004D6E08">
      <w:pPr>
        <w:spacing w:before="80" w:after="80"/>
      </w:pPr>
    </w:p>
    <w:p w14:paraId="1B34EAD6" w14:textId="77777777" w:rsidR="00C71491" w:rsidRDefault="00C71491" w:rsidP="004D6E08">
      <w:pPr>
        <w:spacing w:before="80" w:after="80"/>
      </w:pPr>
    </w:p>
    <w:p w14:paraId="27A709C0" w14:textId="77777777" w:rsidR="00C71491" w:rsidRDefault="00C71491" w:rsidP="004D6E08">
      <w:pPr>
        <w:spacing w:before="80" w:after="80"/>
      </w:pPr>
    </w:p>
    <w:p w14:paraId="22583855" w14:textId="77777777" w:rsidR="00C71491" w:rsidRDefault="00C71491" w:rsidP="004D6E08">
      <w:pPr>
        <w:spacing w:before="80" w:after="80"/>
      </w:pPr>
    </w:p>
    <w:p w14:paraId="45FADCF2" w14:textId="77777777" w:rsidR="00C71491" w:rsidRDefault="00C71491" w:rsidP="004D6E08">
      <w:pPr>
        <w:spacing w:before="80" w:after="80"/>
      </w:pPr>
    </w:p>
    <w:p w14:paraId="74BB4EB7" w14:textId="77777777" w:rsidR="00C71491" w:rsidRDefault="00C71491" w:rsidP="004D6E08">
      <w:pPr>
        <w:spacing w:before="80" w:after="80"/>
      </w:pPr>
    </w:p>
    <w:p w14:paraId="58504CCA" w14:textId="77777777" w:rsidR="00C71491" w:rsidRDefault="00C71491" w:rsidP="004D6E08">
      <w:pPr>
        <w:spacing w:before="80" w:after="80"/>
      </w:pPr>
    </w:p>
    <w:p w14:paraId="1AE5D230" w14:textId="77777777" w:rsidR="00C71491" w:rsidRDefault="00C71491" w:rsidP="004D6E08">
      <w:pPr>
        <w:spacing w:before="80" w:after="80"/>
      </w:pPr>
    </w:p>
    <w:p w14:paraId="07973E72" w14:textId="77777777" w:rsidR="00D95E8A" w:rsidRPr="00D95E8A" w:rsidRDefault="00D95E8A" w:rsidP="00D95E8A"/>
    <w:p w14:paraId="44F22855" w14:textId="67961DBF" w:rsidR="004D6E08" w:rsidRDefault="00347E21" w:rsidP="004D6E08">
      <w:pPr>
        <w:pStyle w:val="berschrift2"/>
      </w:pPr>
      <w:bookmarkStart w:id="69" w:name="_Toc241501508"/>
      <w:r>
        <w:lastRenderedPageBreak/>
        <w:t>11.2 Voraussetzungen für die Anwendung des Multi-Site-Ansatzes</w:t>
      </w:r>
      <w:bookmarkEnd w:id="69"/>
    </w:p>
    <w:p w14:paraId="1A9F400E" w14:textId="77777777" w:rsidR="00593BFB" w:rsidRPr="00593BFB" w:rsidRDefault="00593BFB" w:rsidP="00593BFB"/>
    <w:p w14:paraId="19020B9D" w14:textId="3F46232C" w:rsidR="004D6E08" w:rsidRDefault="004D6E08" w:rsidP="004D6E08">
      <w:pPr>
        <w:spacing w:before="80" w:after="80"/>
      </w:pPr>
      <w:r>
        <w:t xml:space="preserve">Die Anwendung des Multi-Site-Ansatzes ist nur zulässig, wenn alle der folgenden Voraussetzungen erfüllt sind; sie werden im Scopingprozess festgestellt und zum Zeitpunkt der Prüfung durch den Auditor verifiziert:</w:t>
      </w:r>
    </w:p>
    <w:p w14:paraId="15F0B27B" w14:textId="3ACFDCA0" w:rsidR="00A61C65" w:rsidRDefault="004D6E08" w:rsidP="00A61C65">
      <w:pPr>
        <w:pStyle w:val="Listenabsatz"/>
        <w:numPr>
          <w:ilvl w:val="0"/>
          <w:numId w:val="4"/>
        </w:numPr>
      </w:pPr>
      <w:r>
        <w:t xml:space="preserve">Ein einheitliches, übergreifendes ISMS ist dokumentiert, verbindlich eingeführt und erstreckt sich auf alle im Scope enthaltenen Standorte.</w:t>
      </w:r>
    </w:p>
    <w:p w14:paraId="5429A0A5" w14:textId="23947A96" w:rsidR="00A61C65" w:rsidRDefault="004D6E08" w:rsidP="00C71491">
      <w:pPr>
        <w:pStyle w:val="Listenabsatz"/>
        <w:numPr>
          <w:ilvl w:val="0"/>
          <w:numId w:val="4"/>
        </w:numPr>
      </w:pPr>
      <w:r>
        <w:t>Die Informationssicherheitsrichtlinien, -prozesse und -kontrollen sind zentral definiert und werden an allen Standorten gleichermaßen angewendet.</w:t>
      </w:r>
    </w:p>
    <w:p w14:paraId="7E792705" w14:textId="4AA96AFF" w:rsidR="00A61C65" w:rsidRDefault="004D6E08" w:rsidP="00C71491">
      <w:pPr>
        <w:pStyle w:val="Listenabsatz"/>
        <w:numPr>
          <w:ilvl w:val="0"/>
          <w:numId w:val="4"/>
        </w:numPr>
      </w:pPr>
      <w:r>
        <w:t>Es besteht eine klar definierte und dokumentierte ISMS-Verantwortlichkeit auf zentraler Ebene (z. B. Konzernzentrale, übergeordnete Organisationseinheit oder Leitstandort).</w:t>
      </w:r>
    </w:p>
    <w:p w14:paraId="51B90DAA" w14:textId="3B52F853" w:rsidR="00A61C65" w:rsidRDefault="004D6E08" w:rsidP="00A61C65">
      <w:pPr>
        <w:pStyle w:val="Listenabsatz"/>
        <w:numPr>
          <w:ilvl w:val="0"/>
          <w:numId w:val="4"/>
        </w:numPr>
      </w:pPr>
      <w:r>
        <w:t xml:space="preserve">Interne Audits und Management Reviews werden übergreifend geplant und durchgeführt und decken alle im Scope enthaltenen Standorte ab.</w:t>
      </w:r>
    </w:p>
    <w:p w14:paraId="36D006FB" w14:textId="75E60253" w:rsidR="00A61C65" w:rsidRDefault="004D6E08" w:rsidP="00C71491">
      <w:pPr>
        <w:pStyle w:val="Listenabsatz"/>
        <w:numPr>
          <w:ilvl w:val="0"/>
          <w:numId w:val="4"/>
        </w:numPr>
      </w:pPr>
      <w:r>
        <w:t xml:space="preserve">Alle Standorte gehören derselben Rechtsperson an oder sind über eine nachweisbare, vertragliche oder organisatorische Governance-Struktur verbunden, die die Durchsetzbarkeit der ISMS-Anforderungen sicherstellt.</w:t>
      </w:r>
    </w:p>
    <w:p w14:paraId="733151D2" w14:textId="3C63AFD6" w:rsidR="0013333C" w:rsidRDefault="004D6E08" w:rsidP="0013333C">
      <w:pPr>
        <w:pStyle w:val="Listenabsatz"/>
        <w:numPr>
          <w:ilvl w:val="0"/>
          <w:numId w:val="4"/>
        </w:numPr>
      </w:pPr>
      <w:r>
        <w:t>Die Tätigkeitsprofile und Risikoprofile der Standorte sind vergleichbar oder der Auditor hat eine risikobasierte Differenzierung der Stichprobenauswahl vorgenommen und dokumentiert.</w:t>
      </w:r>
    </w:p>
    <w:p w14:paraId="3486F583" w14:textId="77777777" w:rsidR="004D6E08" w:rsidRDefault="004D6E08" w:rsidP="00F341D2">
      <w:pPr>
        <w:pStyle w:val="CADISKarte"/>
      </w:pPr>
      <w:r>
        <w:rPr>
          <w:b/>
          <w:bCs/>
        </w:rPr>
        <w:t xml:space="preserve">Hinweis: </w:t>
      </w:r>
      <w:r>
        <w:t xml:space="preserve">Weicht ein Standort in wesentlichen Aspekten von den zentralen ISMS-Vorgaben ab – z. B. durch eigenständige IT-Infrastruktur, abweichende Prozessverantwortung oder ein separates Risikomanagement – ist dieser Standort als eigenständiges Prüfobjekt zu behandeln und vollumfänglich nach dem festgelegten LoE zu prüfen.</w:t>
      </w:r>
    </w:p>
    <w:p w14:paraId="73B875D3" w14:textId="77777777" w:rsidR="00C71491" w:rsidRDefault="00C71491" w:rsidP="004D6E08">
      <w:pPr>
        <w:pStyle w:val="berschrift2"/>
      </w:pPr>
    </w:p>
    <w:p w14:paraId="6BBECC53" w14:textId="77777777" w:rsidR="00C71491" w:rsidRDefault="00C71491" w:rsidP="00C71491"/>
    <w:p w14:paraId="61F54127" w14:textId="77777777" w:rsidR="00C71491" w:rsidRDefault="00C71491" w:rsidP="00C71491"/>
    <w:p w14:paraId="347147A1" w14:textId="77777777" w:rsidR="00C71491" w:rsidRDefault="00C71491" w:rsidP="00C71491"/>
    <w:p w14:paraId="37EC8822" w14:textId="77777777" w:rsidR="00C71491" w:rsidRDefault="00C71491" w:rsidP="00C71491"/>
    <w:p w14:paraId="1B8CDC83" w14:textId="77777777" w:rsidR="00C71491" w:rsidRDefault="00C71491" w:rsidP="00C71491"/>
    <w:p w14:paraId="0590C4F0" w14:textId="77777777" w:rsidR="00C71491" w:rsidRDefault="00C71491" w:rsidP="00C71491"/>
    <w:p w14:paraId="328A591E" w14:textId="77777777" w:rsidR="00C71491" w:rsidRDefault="00C71491" w:rsidP="00C71491"/>
    <w:p w14:paraId="3BAA4B0B" w14:textId="77777777" w:rsidR="00C71491" w:rsidRDefault="00C71491" w:rsidP="00C71491"/>
    <w:p w14:paraId="19C71E44" w14:textId="77777777" w:rsidR="00C71491" w:rsidRDefault="00C71491" w:rsidP="00C71491"/>
    <w:p w14:paraId="799C2E2A" w14:textId="77777777" w:rsidR="00C71491" w:rsidRDefault="00C71491" w:rsidP="00C71491"/>
    <w:p w14:paraId="66FBDE84" w14:textId="77777777" w:rsidR="00C71491" w:rsidRDefault="00C71491" w:rsidP="00C71491"/>
    <w:p w14:paraId="40C66F12" w14:textId="77777777" w:rsidR="00C71491" w:rsidRDefault="00C71491" w:rsidP="00C71491"/>
    <w:p w14:paraId="6AE7A24E" w14:textId="77777777" w:rsidR="00C71491" w:rsidRPr="00C71491" w:rsidRDefault="00C71491" w:rsidP="00C71491"/>
    <w:p w14:paraId="38856799" w14:textId="77294D17" w:rsidR="004D6E08" w:rsidRDefault="00347E21" w:rsidP="004D6E08">
      <w:pPr>
        <w:pStyle w:val="berschrift2"/>
      </w:pPr>
      <w:bookmarkStart w:id="70" w:name="_Toc241501509"/>
      <w:r>
        <w:lastRenderedPageBreak/>
        <w:t>11.3 Klassifizierung des Hauptstandorts (Zentrale/HQ)</w:t>
      </w:r>
      <w:bookmarkEnd w:id="70"/>
    </w:p>
    <w:p w14:paraId="5D97A504" w14:textId="77777777" w:rsidR="00593BFB" w:rsidRPr="00593BFB" w:rsidRDefault="00593BFB" w:rsidP="00593BFB"/>
    <w:p w14:paraId="70E43D95" w14:textId="27FE6340" w:rsidR="004D6E08" w:rsidRDefault="004D6E08" w:rsidP="004D6E08">
      <w:pPr>
        <w:spacing w:before="80" w:after="80"/>
      </w:pPr>
      <w:r>
        <w:t xml:space="preserve">Als Hauptstandort (Zentrale/HQ) gilt jener Standort, der die zentrale ISMS-Verantwortung trägt und die übergeordnete Steuerungs- und Governance-Funktion für alle im Scope enthaltenen Standorte wahrnimmt. Der Hauptstandort ist in der Regel der Sitz der zentralen Informationssicherheitsfunktion (z. B. CISO-Funktion, ISMS-Beauftragter).</w:t>
      </w:r>
    </w:p>
    <w:p w14:paraId="7F1B77A2" w14:textId="77777777" w:rsidR="004D6E08" w:rsidRDefault="004D6E08" w:rsidP="004D6E08">
      <w:pPr>
        <w:spacing w:before="80" w:after="80"/>
      </w:pPr>
      <w:r>
        <w:t>Der Hauptstandort wird im Rahmen jeder Multi-Site-Prüfung stets vollumfänglich geprüft. Eine Reduzierung der Prüftiefe für den Hauptstandort ist nicht zulässig.</w:t>
      </w:r>
    </w:p>
    <w:p w14:paraId="5BC98174" w14:textId="77777777" w:rsidR="004D6E08" w:rsidRDefault="004D6E08" w:rsidP="004D6E08">
      <w:pPr>
        <w:spacing w:before="80" w:after="80"/>
      </w:pPr>
      <w:r>
        <w:t>Kriterien zur Identifikation des Hauptstandorts:</w:t>
      </w:r>
    </w:p>
    <w:p w14:paraId="06C34B05" w14:textId="516BFF88" w:rsidR="00A61C65" w:rsidRDefault="004D6E08" w:rsidP="00C71491">
      <w:pPr>
        <w:pStyle w:val="Listenabsatz"/>
        <w:numPr>
          <w:ilvl w:val="0"/>
          <w:numId w:val="4"/>
        </w:numPr>
      </w:pPr>
      <w:r>
        <w:t>Zentrale Ansiedlung der ISMS-Verantwortlichkeit und der dokumentierten Informationssicherheitsleitlinie</w:t>
      </w:r>
    </w:p>
    <w:p w14:paraId="60461E7A" w14:textId="1F7B1A1F" w:rsidR="00A61C65" w:rsidRDefault="004D6E08" w:rsidP="00A61C65">
      <w:pPr>
        <w:pStyle w:val="Listenabsatz"/>
        <w:numPr>
          <w:ilvl w:val="0"/>
          <w:numId w:val="4"/>
        </w:numPr>
      </w:pPr>
      <w:r>
        <w:t>Ort der Durchführung übergreifender Management Reviews und interner ISMS-Audits</w:t>
      </w:r>
    </w:p>
    <w:p w14:paraId="773C3D44" w14:textId="21B76B0C" w:rsidR="00A61C65" w:rsidRDefault="004D6E08" w:rsidP="00C71491">
      <w:pPr>
        <w:pStyle w:val="Listenabsatz"/>
        <w:numPr>
          <w:ilvl w:val="0"/>
          <w:numId w:val="4"/>
        </w:numPr>
      </w:pPr>
      <w:r>
        <w:t>Zentrales Risikomanagement und Steuerung des Behandlungsplans</w:t>
      </w:r>
    </w:p>
    <w:p w14:paraId="0A30B362" w14:textId="77777777" w:rsidR="004D6E08" w:rsidRDefault="004D6E08" w:rsidP="004D6E08">
      <w:pPr>
        <w:pStyle w:val="Listenabsatz"/>
        <w:numPr>
          <w:ilvl w:val="0"/>
          <w:numId w:val="4"/>
        </w:numPr>
      </w:pPr>
      <w:r>
        <w:t>Zentraler Betrieb sicherheitsrelevanter IT-/OT-Systeme oder übergreifender Sicherheitsinfrastrukturen</w:t>
      </w:r>
    </w:p>
    <w:p w14:paraId="095E6416" w14:textId="77777777" w:rsidR="004D6E08" w:rsidRDefault="004D6E08" w:rsidP="004D6E08">
      <w:pPr>
        <w:spacing w:before="80" w:after="80"/>
      </w:pPr>
    </w:p>
    <w:p w14:paraId="05325D4A" w14:textId="77777777" w:rsidR="004D6E08" w:rsidRDefault="004D6E08" w:rsidP="004D6E08">
      <w:pPr>
        <w:spacing w:before="80" w:after="80"/>
      </w:pPr>
      <w:r>
        <w:t>Sofern im Einzelfall mehrere Standorte vergleichbare ISMS-Steuerungsfunktionen wahrnehmen, legt der Auditor den Hauptstandort auf Basis einer risikoorientierten Gesamtbetrachtung fest und dokumentiert diese Entscheidung nachvollziehbar in der Prüfdokumentation.</w:t>
      </w:r>
    </w:p>
    <w:p w14:paraId="5254FAFC" w14:textId="77777777" w:rsidR="00C71491" w:rsidRDefault="00C71491" w:rsidP="004D6E08">
      <w:pPr>
        <w:spacing w:before="80" w:after="80"/>
      </w:pPr>
    </w:p>
    <w:p w14:paraId="6986BE92" w14:textId="77777777" w:rsidR="00C71491" w:rsidRDefault="00C71491" w:rsidP="004D6E08">
      <w:pPr>
        <w:spacing w:before="80" w:after="80"/>
      </w:pPr>
    </w:p>
    <w:p w14:paraId="590FA453" w14:textId="77777777" w:rsidR="00C71491" w:rsidRDefault="00C71491" w:rsidP="004D6E08">
      <w:pPr>
        <w:spacing w:before="80" w:after="80"/>
      </w:pPr>
    </w:p>
    <w:p w14:paraId="2DF236B6" w14:textId="77777777" w:rsidR="00C71491" w:rsidRDefault="00C71491" w:rsidP="004D6E08">
      <w:pPr>
        <w:spacing w:before="80" w:after="80"/>
      </w:pPr>
    </w:p>
    <w:p w14:paraId="293BD266" w14:textId="77777777" w:rsidR="00C71491" w:rsidRDefault="00C71491" w:rsidP="004D6E08">
      <w:pPr>
        <w:spacing w:before="80" w:after="80"/>
      </w:pPr>
    </w:p>
    <w:p w14:paraId="7DE02BA4" w14:textId="77777777" w:rsidR="00C71491" w:rsidRDefault="00C71491" w:rsidP="004D6E08">
      <w:pPr>
        <w:spacing w:before="80" w:after="80"/>
      </w:pPr>
    </w:p>
    <w:p w14:paraId="79D41246" w14:textId="77777777" w:rsidR="00C71491" w:rsidRDefault="00C71491" w:rsidP="004D6E08">
      <w:pPr>
        <w:spacing w:before="80" w:after="80"/>
      </w:pPr>
    </w:p>
    <w:p w14:paraId="23949600" w14:textId="77777777" w:rsidR="00C71491" w:rsidRDefault="00C71491" w:rsidP="004D6E08">
      <w:pPr>
        <w:spacing w:before="80" w:after="80"/>
      </w:pPr>
    </w:p>
    <w:p w14:paraId="5FEEDDFC" w14:textId="77777777" w:rsidR="00C71491" w:rsidRDefault="00C71491" w:rsidP="004D6E08">
      <w:pPr>
        <w:spacing w:before="80" w:after="80"/>
      </w:pPr>
    </w:p>
    <w:p w14:paraId="46A901EF" w14:textId="77777777" w:rsidR="00C71491" w:rsidRDefault="00C71491" w:rsidP="004D6E08">
      <w:pPr>
        <w:spacing w:before="80" w:after="80"/>
      </w:pPr>
    </w:p>
    <w:p w14:paraId="71A51B9F" w14:textId="77777777" w:rsidR="00C71491" w:rsidRDefault="00C71491" w:rsidP="004D6E08">
      <w:pPr>
        <w:spacing w:before="80" w:after="80"/>
      </w:pPr>
    </w:p>
    <w:p w14:paraId="3A84A78D" w14:textId="77777777" w:rsidR="00C71491" w:rsidRDefault="00C71491" w:rsidP="004D6E08">
      <w:pPr>
        <w:spacing w:before="80" w:after="80"/>
      </w:pPr>
    </w:p>
    <w:p w14:paraId="5DF3E31F" w14:textId="77777777" w:rsidR="00C71491" w:rsidRDefault="00C71491" w:rsidP="004D6E08">
      <w:pPr>
        <w:spacing w:before="80" w:after="80"/>
      </w:pPr>
    </w:p>
    <w:p w14:paraId="29F95097" w14:textId="77777777" w:rsidR="00C71491" w:rsidRDefault="00C71491" w:rsidP="004D6E08">
      <w:pPr>
        <w:spacing w:before="80" w:after="80"/>
      </w:pPr>
    </w:p>
    <w:p w14:paraId="78318352" w14:textId="456C7A43" w:rsidR="004D6E08" w:rsidRDefault="00347E21" w:rsidP="004D6E08">
      <w:pPr>
        <w:pStyle w:val="berschrift2"/>
      </w:pPr>
      <w:bookmarkStart w:id="71" w:name="_Toc241501510"/>
      <w:r>
        <w:lastRenderedPageBreak/>
        <w:t>11.4 Stichprobenberechnung</w:t>
      </w:r>
      <w:bookmarkEnd w:id="71"/>
    </w:p>
    <w:p w14:paraId="798127D4" w14:textId="77777777" w:rsidR="00593BFB" w:rsidRPr="00593BFB" w:rsidRDefault="00593BFB" w:rsidP="00593BFB"/>
    <w:p w14:paraId="55E525FD" w14:textId="77777777" w:rsidR="00E50753" w:rsidRDefault="004D6E08" w:rsidP="004D6E08">
      <w:pPr>
        <w:spacing w:before="80" w:after="80"/>
      </w:pPr>
      <w:r>
        <w:t xml:space="preserve">Die Anzahl der Standorte, die im Rahmen der Stichprobe gemäß dem beauftragten Level of Examination geprüft werden, ergibt sich aus der Anwendung der nachfolgenden Formel. </w:t>
      </w:r>
    </w:p>
    <w:p w14:paraId="1E87DDC6" w14:textId="390D7F9B" w:rsidR="004D6E08" w:rsidRDefault="004D6E08" w:rsidP="004D6E08">
      <w:pPr>
        <w:spacing w:before="80" w:after="80"/>
      </w:pPr>
      <w:r>
        <w:t>Die Formel orientiert sich an IAF MD 1 in Verbindung mit ISO/IEC 27006-1 und dem TISAX-Prüfansatz für Standortgruppen (SGA):</w:t>
      </w:r>
    </w:p>
    <w:p w14:paraId="5D53A781" w14:textId="77777777" w:rsidR="004D6E08" w:rsidRDefault="004D6E08" w:rsidP="004D6E08">
      <w:pPr>
        <w:spacing w:before="80" w:after="80"/>
      </w:pPr>
    </w:p>
    <w:p w14:paraId="6D4DF101" w14:textId="77777777" w:rsidR="004D6E08" w:rsidRDefault="004D6E08" w:rsidP="004D6E08">
      <w:pPr>
        <w:shd w:val="clear" w:color="auto" w:fill="D6E4F0"/>
        <w:spacing w:before="120" w:after="120"/>
        <w:jc w:val="center"/>
      </w:pPr>
      <w:r>
        <w:rPr>
          <w:b/>
          <w:bCs/>
          <w:color w:val="000000"/>
        </w:rPr>
        <w:t>Stichprobengröße (n</w:t>
      </w:r>
      <w:r>
        <w:rPr>
          <w:b/>
          <w:bCs/>
          <w:color w:val="000000"/>
          <w:sz w:val="18"/>
          <w:szCs w:val="18"/>
          <w:vertAlign w:val="subscript"/>
        </w:rPr>
        <w:t>Sample</w:t>
      </w:r>
      <w:r>
        <w:rPr>
          <w:b/>
          <w:bCs/>
          <w:color w:val="000000"/>
        </w:rPr>
        <w:t>) = ⌈√(n</w:t>
      </w:r>
      <w:r>
        <w:rPr>
          <w:b/>
          <w:bCs/>
          <w:color w:val="000000"/>
          <w:sz w:val="18"/>
          <w:szCs w:val="18"/>
          <w:vertAlign w:val="subscript"/>
        </w:rPr>
        <w:t>gesamt</w:t>
      </w:r>
      <w:r>
        <w:rPr>
          <w:b/>
          <w:bCs/>
          <w:color w:val="000000"/>
        </w:rPr>
        <w:t>)⌉</w:t>
      </w:r>
    </w:p>
    <w:p w14:paraId="622397D7" w14:textId="77777777" w:rsidR="004D6E08" w:rsidRDefault="004D6E08" w:rsidP="004D6E08">
      <w:pPr>
        <w:spacing w:before="80" w:after="80"/>
      </w:pPr>
    </w:p>
    <w:p w14:paraId="0A850347" w14:textId="77777777" w:rsidR="004D6E08" w:rsidRDefault="004D6E08" w:rsidP="004D6E08">
      <w:pPr>
        <w:spacing w:before="80" w:after="80"/>
      </w:pPr>
      <w:r>
        <w:t>Dabei gilt:</w:t>
      </w:r>
    </w:p>
    <w:p w14:paraId="62352859" w14:textId="0F615439" w:rsidR="004601D9" w:rsidRDefault="004601D9" w:rsidP="00593BFB">
      <w:pPr>
        <w:pStyle w:val="Listenabsatz"/>
        <w:numPr>
          <w:ilvl w:val="0"/>
          <w:numId w:val="4"/>
        </w:numPr>
      </w:pPr>
      <w:r>
        <w:rPr>
          <w:b/>
          <w:bCs/>
        </w:rPr>
        <w:t>n</w:t>
      </w:r>
      <w:r>
        <w:t xml:space="preserve">gesamt = Gesamtanzahl der im Prüfscope enthaltenen Standorte (einschließlich Hauptstandort)</w:t>
      </w:r>
    </w:p>
    <w:p w14:paraId="0BFD9F00" w14:textId="3F5E31ED" w:rsidR="004601D9" w:rsidRDefault="004D6E08" w:rsidP="004601D9">
      <w:pPr>
        <w:pStyle w:val="Listenabsatz"/>
        <w:numPr>
          <w:ilvl w:val="0"/>
          <w:numId w:val="4"/>
        </w:numPr>
      </w:pPr>
      <w:r>
        <w:rPr>
          <w:b/>
          <w:bCs/>
        </w:rPr>
        <w:t>n</w:t>
      </w:r>
      <w:r>
        <w:t xml:space="preserve">Sample = Anzahl der Standorte, die mit dem beauftragten LoE geprüft werden (einschließlich Hauptstandort); aufgerundet auf die nächste ganze Zahl</w:t>
      </w:r>
    </w:p>
    <w:p w14:paraId="00B580A1" w14:textId="36121A26" w:rsidR="004601D9" w:rsidRDefault="004D6E08" w:rsidP="00593BFB">
      <w:pPr>
        <w:pStyle w:val="Listenabsatz"/>
        <w:numPr>
          <w:ilvl w:val="0"/>
          <w:numId w:val="4"/>
        </w:numPr>
      </w:pPr>
      <w:r>
        <w:t>Die verbleibenden Standorte (</w:t>
      </w:r>
      <w:r>
        <w:rPr>
          <w:b/>
          <w:bCs/>
        </w:rPr>
        <w:t>n</w:t>
      </w:r>
      <w:r>
        <w:t xml:space="preserve">gesamt − </w:t>
      </w:r>
      <w:r>
        <w:rPr>
          <w:b/>
          <w:bCs/>
        </w:rPr>
        <w:t>n</w:t>
      </w:r>
      <w:r>
        <w:t xml:space="preserve">Sample) werden mit dem nächstniedrigeren LoE geprüft; es gelten die Sonderanforderungen der diesem LoE zugeordneten Stufen</w:t>
      </w:r>
    </w:p>
    <w:p w14:paraId="62097053" w14:textId="6B4DF3DE" w:rsidR="00593BFB" w:rsidRDefault="004D6E08" w:rsidP="00C71491">
      <w:pPr>
        <w:pStyle w:val="Listenabsatz"/>
        <w:numPr>
          <w:ilvl w:val="0"/>
          <w:numId w:val="4"/>
        </w:numPr>
      </w:pPr>
      <w:r>
        <w:t xml:space="preserve">Bei LoE 2 wird der Hauptstandort zwingend mit LoE 3 geprüft (Heraufstufung). Die Stichprobenformel bleibt unverändert</w:t>
      </w:r>
    </w:p>
    <w:p w14:paraId="6A14629F" w14:textId="77777777" w:rsidR="00DA7E2E" w:rsidRDefault="00DA7E2E" w:rsidP="00DA7E2E"/>
    <w:p w14:paraId="75F27B15" w14:textId="77777777" w:rsidR="00DA7E2E" w:rsidRDefault="00DA7E2E" w:rsidP="00DA7E2E"/>
    <w:p w14:paraId="3A01C967" w14:textId="77777777" w:rsidR="00DA7E2E" w:rsidRDefault="00DA7E2E" w:rsidP="00DA7E2E"/>
    <w:p w14:paraId="7B44088B" w14:textId="77777777" w:rsidR="00DA7E2E" w:rsidRDefault="00DA7E2E" w:rsidP="00DA7E2E"/>
    <w:p w14:paraId="72DD9792" w14:textId="77777777" w:rsidR="00DA7E2E" w:rsidRDefault="00DA7E2E" w:rsidP="00DA7E2E"/>
    <w:p w14:paraId="1229101B" w14:textId="77777777" w:rsidR="00DA7E2E" w:rsidRDefault="00DA7E2E" w:rsidP="00DA7E2E"/>
    <w:p w14:paraId="710D443F" w14:textId="77777777" w:rsidR="00DA7E2E" w:rsidRDefault="00DA7E2E" w:rsidP="00DA7E2E"/>
    <w:p w14:paraId="11201A97" w14:textId="77777777" w:rsidR="00DA7E2E" w:rsidRDefault="00DA7E2E" w:rsidP="00DA7E2E"/>
    <w:p w14:paraId="444B7455" w14:textId="77777777" w:rsidR="00DA7E2E" w:rsidRDefault="00DA7E2E" w:rsidP="00DA7E2E"/>
    <w:p w14:paraId="1D2FF253" w14:textId="77777777" w:rsidR="00DA7E2E" w:rsidRDefault="00DA7E2E" w:rsidP="00DA7E2E"/>
    <w:p w14:paraId="0D43459A" w14:textId="77777777" w:rsidR="00DA7E2E" w:rsidRDefault="00DA7E2E" w:rsidP="00DA7E2E"/>
    <w:p w14:paraId="5787C076" w14:textId="77777777" w:rsidR="00DA7E2E" w:rsidRDefault="00DA7E2E" w:rsidP="00DA7E2E"/>
    <w:p w14:paraId="33B60C09" w14:textId="77777777" w:rsidR="00DA7E2E" w:rsidRDefault="00DA7E2E" w:rsidP="00DA7E2E"/>
    <w:p w14:paraId="7B78064E" w14:textId="77777777" w:rsidR="00DA7E2E" w:rsidRDefault="00DA7E2E" w:rsidP="00DA7E2E"/>
    <w:p w14:paraId="2182ECE2" w14:textId="77777777" w:rsidR="00DA7E2E" w:rsidRDefault="00DA7E2E" w:rsidP="00DA7E2E"/>
    <w:p w14:paraId="748BEB0B" w14:textId="77777777" w:rsidR="00DA7E2E" w:rsidRDefault="00DA7E2E" w:rsidP="00DA7E2E"/>
    <w:p w14:paraId="3B4656AA" w14:textId="77777777" w:rsidR="00DA7E2E" w:rsidRDefault="00DA7E2E" w:rsidP="00DA7E2E"/>
    <w:p w14:paraId="46B8332E" w14:textId="77777777" w:rsidR="00DA7E2E" w:rsidRDefault="00DA7E2E" w:rsidP="00DA7E2E"/>
    <w:p w14:paraId="72A34E8E" w14:textId="77777777" w:rsidR="00DA7E2E" w:rsidRDefault="00DA7E2E" w:rsidP="00DA7E2E"/>
    <w:p w14:paraId="03AEF6CD" w14:textId="77777777" w:rsidR="008737B6" w:rsidRDefault="008737B6" w:rsidP="004D6E08">
      <w:pPr>
        <w:spacing w:before="80" w:after="80"/>
      </w:pPr>
    </w:p>
    <w:p w14:paraId="6B3479E7" w14:textId="77777777" w:rsidR="004D6E08" w:rsidRDefault="004D6E08" w:rsidP="004D6E08">
      <w:pPr>
        <w:spacing w:before="80" w:after="80"/>
      </w:pPr>
      <w:r>
        <w:lastRenderedPageBreak/>
        <w:t>Beispielrechnungen:</w:t>
      </w:r>
    </w:p>
    <w:p w14:paraId="5735966B" w14:textId="77777777" w:rsidR="004D6E08" w:rsidRDefault="004D6E08" w:rsidP="004D6E08">
      <w:pPr>
        <w:spacing w:before="80" w:after="80"/>
      </w:pPr>
    </w:p>
    <w:tbl>
      <w:tblPr>
        <w:tblStyle w:val="Tabellenraster"/>
        <w:tblW w:w="9638" w:type="dxa"/>
        <w:tblLook w:val="04A0" w:firstRow="1" w:lastRow="0" w:firstColumn="1" w:lastColumn="0" w:noHBand="0" w:noVBand="1"/>
      </w:tblPr>
      <w:tblGrid>
        <w:gridCol w:w="2177"/>
        <w:gridCol w:w="2082"/>
        <w:gridCol w:w="1981"/>
        <w:gridCol w:w="1699"/>
        <w:gridCol w:w="1699"/>
      </w:tblGrid>
      <w:tr w:rsidR="00C71491" w:rsidRPr="00187D50" w14:paraId="7719CE60" w14:textId="77777777" w:rsidTr="00DC7041">
        <w:tc>
          <w:tcPr>
            <w:tcW w:w="2200" w:type="dxa"/>
            <w:shd w:val="clear" w:color="063D2C" w:fill="063D2C"/>
          </w:tcPr>
          <w:p w14:paraId="3DD85852" w14:textId="77777777" w:rsidR="004D6E08" w:rsidRPr="00187D50" w:rsidRDefault="004D6E08" w:rsidP="00EF7C3A">
            <w:pPr>
              <w:rPr>
                <w:rFonts w:ascii="Noto Sans Black" w:hAnsi="Noto Sans Black" w:cs="Noto Sans Black"/>
                <w:b/>
                <w:color w:val="FFFFFF"/>
                <w:sz w:val="20"/>
              </w:rPr>
            </w:pPr>
            <w:r>
              <w:rPr>
                <w:rFonts w:ascii="Noto Sans Black" w:hAnsi="Noto Sans Black" w:cs="Noto Sans Black"/>
                <w:b/>
                <w:bCs/>
                <w:color w:val="FFFFFF"/>
                <w:sz w:val="20"/>
                <w:szCs w:val="20"/>
              </w:rPr>
              <w:t>Gesamtanzahl Standorte (ngesamt)</w:t>
            </w:r>
          </w:p>
        </w:tc>
        <w:tc>
          <w:tcPr>
            <w:tcW w:w="2000" w:type="dxa"/>
            <w:shd w:val="clear" w:color="063D2C" w:fill="063D2C"/>
          </w:tcPr>
          <w:p w14:paraId="2FC10646" w14:textId="77777777" w:rsidR="004D6E08" w:rsidRPr="00187D50" w:rsidRDefault="004D6E08" w:rsidP="00EF7C3A">
            <w:pPr>
              <w:rPr>
                <w:rFonts w:ascii="Noto Sans Black" w:hAnsi="Noto Sans Black" w:cs="Noto Sans Black"/>
                <w:b/>
                <w:color w:val="FFFFFF"/>
                <w:sz w:val="20"/>
              </w:rPr>
            </w:pPr>
            <w:r>
              <w:rPr>
                <w:rFonts w:ascii="Noto Sans Black" w:hAnsi="Noto Sans Black" w:cs="Noto Sans Black"/>
                <w:b/>
                <w:bCs/>
                <w:color w:val="FFFFFF"/>
                <w:sz w:val="20"/>
                <w:szCs w:val="20"/>
              </w:rPr>
              <w:t>Stichprobengröße ⌈√n⌉</w:t>
            </w:r>
          </w:p>
        </w:tc>
        <w:tc>
          <w:tcPr>
            <w:tcW w:w="2000" w:type="dxa"/>
            <w:shd w:val="clear" w:color="063D2C" w:fill="063D2C"/>
          </w:tcPr>
          <w:p w14:paraId="1B1A8605" w14:textId="77777777" w:rsidR="004D6E08" w:rsidRPr="00187D50" w:rsidRDefault="004D6E08" w:rsidP="00EF7C3A">
            <w:pPr>
              <w:rPr>
                <w:rFonts w:ascii="Noto Sans Black" w:hAnsi="Noto Sans Black" w:cs="Noto Sans Black"/>
                <w:b/>
                <w:color w:val="FFFFFF"/>
                <w:sz w:val="20"/>
              </w:rPr>
            </w:pPr>
            <w:r>
              <w:rPr>
                <w:rFonts w:ascii="Noto Sans Black" w:hAnsi="Noto Sans Black" w:cs="Noto Sans Black"/>
                <w:b/>
                <w:bCs/>
                <w:color w:val="FFFFFF"/>
                <w:sz w:val="20"/>
                <w:szCs w:val="20"/>
              </w:rPr>
              <w:t xml:space="preserve">Beauftragter LoE</w:t>
            </w:r>
          </w:p>
        </w:tc>
        <w:tc>
          <w:tcPr>
            <w:tcW w:w="1719" w:type="dxa"/>
            <w:shd w:val="clear" w:color="063D2C" w:fill="063D2C"/>
          </w:tcPr>
          <w:p w14:paraId="63943871" w14:textId="77777777" w:rsidR="004D6E08" w:rsidRPr="00187D50" w:rsidRDefault="004D6E08" w:rsidP="00EF7C3A">
            <w:pPr>
              <w:rPr>
                <w:rFonts w:ascii="Noto Sans Black" w:hAnsi="Noto Sans Black" w:cs="Noto Sans Black"/>
                <w:b/>
                <w:color w:val="FFFFFF"/>
                <w:sz w:val="20"/>
              </w:rPr>
            </w:pPr>
            <w:r>
              <w:rPr>
                <w:rFonts w:ascii="Noto Sans Black" w:hAnsi="Noto Sans Black" w:cs="Noto Sans Black"/>
                <w:b/>
                <w:bCs/>
                <w:color w:val="FFFFFF"/>
                <w:sz w:val="20"/>
                <w:szCs w:val="20"/>
              </w:rPr>
              <w:t>Prüftiefe: Sample-Standorte</w:t>
            </w:r>
          </w:p>
        </w:tc>
        <w:tc>
          <w:tcPr>
            <w:tcW w:w="1719" w:type="dxa"/>
            <w:shd w:val="clear" w:color="063D2C" w:fill="063D2C"/>
          </w:tcPr>
          <w:p w14:paraId="484643F5" w14:textId="77777777" w:rsidR="004D6E08" w:rsidRPr="00187D50" w:rsidRDefault="004D6E08" w:rsidP="00EF7C3A">
            <w:pPr>
              <w:rPr>
                <w:rFonts w:ascii="Noto Sans Black" w:hAnsi="Noto Sans Black" w:cs="Noto Sans Black"/>
                <w:b/>
                <w:color w:val="FFFFFF"/>
                <w:sz w:val="20"/>
              </w:rPr>
            </w:pPr>
            <w:r>
              <w:rPr>
                <w:rFonts w:ascii="Noto Sans Black" w:hAnsi="Noto Sans Black" w:cs="Noto Sans Black"/>
                <w:b/>
                <w:bCs/>
                <w:color w:val="FFFFFF"/>
                <w:sz w:val="20"/>
                <w:szCs w:val="20"/>
              </w:rPr>
              <w:t>Prüftiefe: Rest-Standorte</w:t>
            </w:r>
          </w:p>
        </w:tc>
      </w:tr>
      <w:tr w:rsidR="00C71491" w:rsidRPr="00187D50" w14:paraId="78811159" w14:textId="77777777" w:rsidTr="00DC7041">
        <w:tc>
          <w:tcPr>
            <w:tcW w:w="2200" w:type="dxa"/>
            <w:shd w:val="clear" w:color="FFFFFF" w:fill="FFFFFF"/>
          </w:tcPr>
          <w:p w14:paraId="76DC1E9D" w14:textId="77777777" w:rsidR="004D6E08" w:rsidRPr="00187D50" w:rsidRDefault="004D6E08" w:rsidP="00EF7C3A">
            <w:pPr>
              <w:rPr>
                <w:rFonts w:ascii="Noto Sans" w:hAnsi="Noto Sans" w:cs="Noto Sans"/>
                <w:color w:val="000000"/>
                <w:sz w:val="20"/>
              </w:rPr>
            </w:pPr>
            <w:r>
              <w:rPr>
                <w:rFonts w:ascii="Noto Sans" w:hAnsi="Noto Sans" w:cs="Noto Sans"/>
                <w:color w:val="000000"/>
                <w:sz w:val="20"/>
                <w:szCs w:val="20"/>
              </w:rPr>
              <w:t>4</w:t>
            </w:r>
          </w:p>
        </w:tc>
        <w:tc>
          <w:tcPr>
            <w:tcW w:w="2000" w:type="dxa"/>
            <w:shd w:val="clear" w:color="FFFFFF" w:fill="FFFFFF"/>
          </w:tcPr>
          <w:p w14:paraId="758F7481" w14:textId="77777777" w:rsidR="004D6E08" w:rsidRPr="00187D50" w:rsidRDefault="004D6E08" w:rsidP="00EF7C3A">
            <w:pPr>
              <w:rPr>
                <w:rFonts w:ascii="Noto Sans" w:hAnsi="Noto Sans" w:cs="Noto Sans"/>
                <w:color w:val="000000"/>
                <w:sz w:val="20"/>
              </w:rPr>
            </w:pPr>
            <w:r>
              <w:rPr>
                <w:rFonts w:ascii="Noto Sans" w:hAnsi="Noto Sans" w:cs="Noto Sans"/>
                <w:color w:val="000000"/>
                <w:sz w:val="20"/>
                <w:szCs w:val="20"/>
              </w:rPr>
              <w:t>2</w:t>
            </w:r>
          </w:p>
        </w:tc>
        <w:tc>
          <w:tcPr>
            <w:tcW w:w="2000" w:type="dxa"/>
            <w:shd w:val="clear" w:color="FFFFFF" w:fill="FFFFFF"/>
          </w:tcPr>
          <w:p w14:paraId="1B75624A" w14:textId="77777777" w:rsidR="004D6E08" w:rsidRPr="00187D50" w:rsidRDefault="004D6E08" w:rsidP="00EF7C3A">
            <w:pPr>
              <w:rPr>
                <w:rFonts w:ascii="Noto Sans" w:hAnsi="Noto Sans" w:cs="Noto Sans"/>
                <w:color w:val="000000"/>
                <w:sz w:val="20"/>
              </w:rPr>
            </w:pPr>
            <w:r>
              <w:rPr>
                <w:rFonts w:ascii="Noto Sans" w:hAnsi="Noto Sans" w:cs="Noto Sans"/>
                <w:color w:val="000000"/>
                <w:sz w:val="20"/>
                <w:szCs w:val="20"/>
              </w:rPr>
              <w:t xml:space="preserve">LoE 2</w:t>
            </w:r>
          </w:p>
        </w:tc>
        <w:tc>
          <w:tcPr>
            <w:tcW w:w="1719" w:type="dxa"/>
            <w:shd w:val="clear" w:color="FFFFFF" w:fill="FFFFFF"/>
          </w:tcPr>
          <w:p w14:paraId="01487A3E" w14:textId="77777777" w:rsidR="004D6E08" w:rsidRPr="00187D50" w:rsidRDefault="004D6E08" w:rsidP="00EF7C3A">
            <w:pPr>
              <w:rPr>
                <w:rFonts w:ascii="Noto Sans" w:hAnsi="Noto Sans" w:cs="Noto Sans"/>
                <w:color w:val="000000"/>
                <w:sz w:val="20"/>
              </w:rPr>
            </w:pPr>
            <w:r>
              <w:rPr>
                <w:rFonts w:ascii="Noto Sans" w:hAnsi="Noto Sans" w:cs="Noto Sans"/>
                <w:color w:val="000000"/>
                <w:sz w:val="20"/>
                <w:szCs w:val="20"/>
              </w:rPr>
              <w:t xml:space="preserve">LoE 3 (HS) + LoE 2 (1 Standort)</w:t>
            </w:r>
          </w:p>
        </w:tc>
        <w:tc>
          <w:tcPr>
            <w:tcW w:w="1719" w:type="dxa"/>
            <w:shd w:val="clear" w:color="FFFFFF" w:fill="FFFFFF"/>
          </w:tcPr>
          <w:p w14:paraId="54864954" w14:textId="77777777" w:rsidR="004D6E08" w:rsidRPr="00187D50" w:rsidRDefault="004D6E08" w:rsidP="00EF7C3A">
            <w:pPr>
              <w:rPr>
                <w:rFonts w:ascii="Noto Sans" w:hAnsi="Noto Sans" w:cs="Noto Sans"/>
                <w:color w:val="000000"/>
                <w:sz w:val="20"/>
              </w:rPr>
            </w:pPr>
            <w:r>
              <w:rPr>
                <w:rFonts w:ascii="Noto Sans" w:hAnsi="Noto Sans" w:cs="Noto Sans"/>
                <w:color w:val="000000"/>
                <w:sz w:val="20"/>
                <w:szCs w:val="20"/>
              </w:rPr>
              <w:t xml:space="preserve">LoE 1 (2 Standorte)</w:t>
            </w:r>
          </w:p>
        </w:tc>
      </w:tr>
      <w:tr w:rsidR="00C71491" w:rsidRPr="00187D50" w14:paraId="6EAB1AEF" w14:textId="77777777" w:rsidTr="00DC7041">
        <w:tc>
          <w:tcPr>
            <w:tcW w:w="2200" w:type="dxa"/>
            <w:shd w:val="clear" w:color="F4F8F5" w:fill="F4F8F5"/>
          </w:tcPr>
          <w:p w14:paraId="35DE9812" w14:textId="77777777" w:rsidR="004D6E08" w:rsidRPr="00187D50" w:rsidRDefault="004D6E08" w:rsidP="00EF7C3A">
            <w:pPr>
              <w:rPr>
                <w:rFonts w:ascii="Noto Sans" w:hAnsi="Noto Sans" w:cs="Noto Sans"/>
                <w:color w:val="000000"/>
                <w:sz w:val="20"/>
              </w:rPr>
            </w:pPr>
            <w:r>
              <w:rPr>
                <w:rFonts w:ascii="Noto Sans" w:hAnsi="Noto Sans" w:cs="Noto Sans"/>
                <w:color w:val="000000"/>
                <w:sz w:val="20"/>
                <w:szCs w:val="20"/>
              </w:rPr>
              <w:t>4</w:t>
            </w:r>
          </w:p>
        </w:tc>
        <w:tc>
          <w:tcPr>
            <w:tcW w:w="2000" w:type="dxa"/>
            <w:shd w:val="clear" w:color="F4F8F5" w:fill="F4F8F5"/>
          </w:tcPr>
          <w:p w14:paraId="377CB5C5" w14:textId="77777777" w:rsidR="004D6E08" w:rsidRPr="00187D50" w:rsidRDefault="004D6E08" w:rsidP="00EF7C3A">
            <w:pPr>
              <w:rPr>
                <w:rFonts w:ascii="Noto Sans" w:hAnsi="Noto Sans" w:cs="Noto Sans"/>
                <w:color w:val="000000"/>
                <w:sz w:val="20"/>
              </w:rPr>
            </w:pPr>
            <w:r>
              <w:rPr>
                <w:rFonts w:ascii="Noto Sans" w:hAnsi="Noto Sans" w:cs="Noto Sans"/>
                <w:color w:val="000000"/>
                <w:sz w:val="20"/>
                <w:szCs w:val="20"/>
              </w:rPr>
              <w:t>2</w:t>
            </w:r>
          </w:p>
        </w:tc>
        <w:tc>
          <w:tcPr>
            <w:tcW w:w="2000" w:type="dxa"/>
            <w:shd w:val="clear" w:color="F4F8F5" w:fill="F4F8F5"/>
          </w:tcPr>
          <w:p w14:paraId="46560821" w14:textId="77777777" w:rsidR="004D6E08" w:rsidRPr="00187D50" w:rsidRDefault="004D6E08" w:rsidP="00EF7C3A">
            <w:pPr>
              <w:rPr>
                <w:rFonts w:ascii="Noto Sans" w:hAnsi="Noto Sans" w:cs="Noto Sans"/>
                <w:color w:val="000000"/>
                <w:sz w:val="20"/>
              </w:rPr>
            </w:pPr>
            <w:r>
              <w:rPr>
                <w:rFonts w:ascii="Noto Sans" w:hAnsi="Noto Sans" w:cs="Noto Sans"/>
                <w:color w:val="000000"/>
                <w:sz w:val="20"/>
                <w:szCs w:val="20"/>
              </w:rPr>
              <w:t xml:space="preserve">LoE 3</w:t>
            </w:r>
          </w:p>
        </w:tc>
        <w:tc>
          <w:tcPr>
            <w:tcW w:w="1719" w:type="dxa"/>
            <w:shd w:val="clear" w:color="F4F8F5" w:fill="F4F8F5"/>
          </w:tcPr>
          <w:p w14:paraId="6D82B15A" w14:textId="77777777" w:rsidR="004D6E08" w:rsidRPr="00187D50" w:rsidRDefault="004D6E08" w:rsidP="00EF7C3A">
            <w:pPr>
              <w:rPr>
                <w:rFonts w:ascii="Noto Sans" w:hAnsi="Noto Sans" w:cs="Noto Sans"/>
                <w:color w:val="000000"/>
                <w:sz w:val="20"/>
              </w:rPr>
            </w:pPr>
            <w:r>
              <w:rPr>
                <w:rFonts w:ascii="Noto Sans" w:hAnsi="Noto Sans" w:cs="Noto Sans"/>
                <w:color w:val="000000"/>
                <w:sz w:val="20"/>
                <w:szCs w:val="20"/>
              </w:rPr>
              <w:t xml:space="preserve">LoE 3 (HS + 1 Standort)</w:t>
            </w:r>
          </w:p>
        </w:tc>
        <w:tc>
          <w:tcPr>
            <w:tcW w:w="1719" w:type="dxa"/>
            <w:shd w:val="clear" w:color="F4F8F5" w:fill="F4F8F5"/>
          </w:tcPr>
          <w:p w14:paraId="49DAC1F4" w14:textId="77777777" w:rsidR="004D6E08" w:rsidRPr="00187D50" w:rsidRDefault="004D6E08" w:rsidP="00EF7C3A">
            <w:pPr>
              <w:rPr>
                <w:rFonts w:ascii="Noto Sans" w:hAnsi="Noto Sans" w:cs="Noto Sans"/>
                <w:color w:val="000000"/>
                <w:sz w:val="20"/>
              </w:rPr>
            </w:pPr>
            <w:r>
              <w:rPr>
                <w:rFonts w:ascii="Noto Sans" w:hAnsi="Noto Sans" w:cs="Noto Sans"/>
                <w:color w:val="000000"/>
                <w:sz w:val="20"/>
                <w:szCs w:val="20"/>
              </w:rPr>
              <w:t xml:space="preserve">LoE 2 (2 Standorte)</w:t>
            </w:r>
          </w:p>
        </w:tc>
      </w:tr>
      <w:tr w:rsidR="00C71491" w:rsidRPr="00187D50" w14:paraId="53EC7CCF" w14:textId="77777777" w:rsidTr="00DC7041">
        <w:tc>
          <w:tcPr>
            <w:tcW w:w="2200" w:type="dxa"/>
            <w:shd w:val="clear" w:color="FFFFFF" w:fill="FFFFFF"/>
          </w:tcPr>
          <w:p w14:paraId="5120E7EB" w14:textId="77777777" w:rsidR="004D6E08" w:rsidRPr="00187D50" w:rsidRDefault="004D6E08" w:rsidP="00EF7C3A">
            <w:pPr>
              <w:rPr>
                <w:rFonts w:ascii="Noto Sans" w:hAnsi="Noto Sans" w:cs="Noto Sans"/>
                <w:color w:val="000000"/>
                <w:sz w:val="20"/>
              </w:rPr>
            </w:pPr>
            <w:r>
              <w:rPr>
                <w:rFonts w:ascii="Noto Sans" w:hAnsi="Noto Sans" w:cs="Noto Sans"/>
                <w:color w:val="000000"/>
                <w:sz w:val="20"/>
                <w:szCs w:val="20"/>
              </w:rPr>
              <w:t>9</w:t>
            </w:r>
          </w:p>
        </w:tc>
        <w:tc>
          <w:tcPr>
            <w:tcW w:w="2000" w:type="dxa"/>
            <w:shd w:val="clear" w:color="FFFFFF" w:fill="FFFFFF"/>
          </w:tcPr>
          <w:p w14:paraId="766E117D" w14:textId="77777777" w:rsidR="004D6E08" w:rsidRPr="00187D50" w:rsidRDefault="004D6E08" w:rsidP="00EF7C3A">
            <w:pPr>
              <w:rPr>
                <w:rFonts w:ascii="Noto Sans" w:hAnsi="Noto Sans" w:cs="Noto Sans"/>
                <w:color w:val="000000"/>
                <w:sz w:val="20"/>
              </w:rPr>
            </w:pPr>
            <w:r>
              <w:rPr>
                <w:rFonts w:ascii="Noto Sans" w:hAnsi="Noto Sans" w:cs="Noto Sans"/>
                <w:color w:val="000000"/>
                <w:sz w:val="20"/>
                <w:szCs w:val="20"/>
              </w:rPr>
              <w:t>3</w:t>
            </w:r>
          </w:p>
        </w:tc>
        <w:tc>
          <w:tcPr>
            <w:tcW w:w="2000" w:type="dxa"/>
            <w:shd w:val="clear" w:color="FFFFFF" w:fill="FFFFFF"/>
          </w:tcPr>
          <w:p w14:paraId="77A1D08F" w14:textId="77777777" w:rsidR="004D6E08" w:rsidRPr="00187D50" w:rsidRDefault="004D6E08" w:rsidP="00EF7C3A">
            <w:pPr>
              <w:rPr>
                <w:rFonts w:ascii="Noto Sans" w:hAnsi="Noto Sans" w:cs="Noto Sans"/>
                <w:color w:val="000000"/>
                <w:sz w:val="20"/>
              </w:rPr>
            </w:pPr>
            <w:r>
              <w:rPr>
                <w:rFonts w:ascii="Noto Sans" w:hAnsi="Noto Sans" w:cs="Noto Sans"/>
                <w:color w:val="000000"/>
                <w:sz w:val="20"/>
                <w:szCs w:val="20"/>
              </w:rPr>
              <w:t xml:space="preserve">LoE 2</w:t>
            </w:r>
          </w:p>
        </w:tc>
        <w:tc>
          <w:tcPr>
            <w:tcW w:w="1719" w:type="dxa"/>
            <w:shd w:val="clear" w:color="FFFFFF" w:fill="FFFFFF"/>
          </w:tcPr>
          <w:p w14:paraId="15CAEA60" w14:textId="77777777" w:rsidR="004D6E08" w:rsidRPr="00187D50" w:rsidRDefault="004D6E08" w:rsidP="00EF7C3A">
            <w:pPr>
              <w:rPr>
                <w:rFonts w:ascii="Noto Sans" w:hAnsi="Noto Sans" w:cs="Noto Sans"/>
                <w:color w:val="000000"/>
                <w:sz w:val="20"/>
              </w:rPr>
            </w:pPr>
            <w:r>
              <w:rPr>
                <w:rFonts w:ascii="Noto Sans" w:hAnsi="Noto Sans" w:cs="Noto Sans"/>
                <w:color w:val="000000"/>
                <w:sz w:val="20"/>
                <w:szCs w:val="20"/>
              </w:rPr>
              <w:t xml:space="preserve">LoE 3 (HS) + LoE 2 (2 Standorte)</w:t>
            </w:r>
          </w:p>
        </w:tc>
        <w:tc>
          <w:tcPr>
            <w:tcW w:w="1719" w:type="dxa"/>
            <w:shd w:val="clear" w:color="FFFFFF" w:fill="FFFFFF"/>
          </w:tcPr>
          <w:p w14:paraId="248E120F" w14:textId="77777777" w:rsidR="004D6E08" w:rsidRPr="00187D50" w:rsidRDefault="004D6E08" w:rsidP="00EF7C3A">
            <w:pPr>
              <w:rPr>
                <w:rFonts w:ascii="Noto Sans" w:hAnsi="Noto Sans" w:cs="Noto Sans"/>
                <w:color w:val="000000"/>
                <w:sz w:val="20"/>
              </w:rPr>
            </w:pPr>
            <w:r>
              <w:rPr>
                <w:rFonts w:ascii="Noto Sans" w:hAnsi="Noto Sans" w:cs="Noto Sans"/>
                <w:color w:val="000000"/>
                <w:sz w:val="20"/>
                <w:szCs w:val="20"/>
              </w:rPr>
              <w:t xml:space="preserve">LoE 1 (6 Standorte)</w:t>
            </w:r>
          </w:p>
        </w:tc>
      </w:tr>
      <w:tr w:rsidR="00C71491" w:rsidRPr="00187D50" w14:paraId="7DFB48AC" w14:textId="77777777" w:rsidTr="00DC7041">
        <w:tc>
          <w:tcPr>
            <w:tcW w:w="2200" w:type="dxa"/>
            <w:shd w:val="clear" w:color="F4F8F5" w:fill="F4F8F5"/>
          </w:tcPr>
          <w:p w14:paraId="2F6B5EB9" w14:textId="77777777" w:rsidR="004D6E08" w:rsidRPr="00187D50" w:rsidRDefault="004D6E08" w:rsidP="00EF7C3A">
            <w:pPr>
              <w:rPr>
                <w:rFonts w:ascii="Noto Sans" w:hAnsi="Noto Sans" w:cs="Noto Sans"/>
                <w:color w:val="000000"/>
                <w:sz w:val="20"/>
              </w:rPr>
            </w:pPr>
            <w:r>
              <w:rPr>
                <w:rFonts w:ascii="Noto Sans" w:hAnsi="Noto Sans" w:cs="Noto Sans"/>
                <w:color w:val="000000"/>
                <w:sz w:val="20"/>
                <w:szCs w:val="20"/>
              </w:rPr>
              <w:t>9</w:t>
            </w:r>
          </w:p>
        </w:tc>
        <w:tc>
          <w:tcPr>
            <w:tcW w:w="2000" w:type="dxa"/>
            <w:shd w:val="clear" w:color="F4F8F5" w:fill="F4F8F5"/>
          </w:tcPr>
          <w:p w14:paraId="451DB467" w14:textId="77777777" w:rsidR="004D6E08" w:rsidRPr="00187D50" w:rsidRDefault="004D6E08" w:rsidP="00EF7C3A">
            <w:pPr>
              <w:rPr>
                <w:rFonts w:ascii="Noto Sans" w:hAnsi="Noto Sans" w:cs="Noto Sans"/>
                <w:color w:val="000000"/>
                <w:sz w:val="20"/>
              </w:rPr>
            </w:pPr>
            <w:r>
              <w:rPr>
                <w:rFonts w:ascii="Noto Sans" w:hAnsi="Noto Sans" w:cs="Noto Sans"/>
                <w:color w:val="000000"/>
                <w:sz w:val="20"/>
                <w:szCs w:val="20"/>
              </w:rPr>
              <w:t>3</w:t>
            </w:r>
          </w:p>
        </w:tc>
        <w:tc>
          <w:tcPr>
            <w:tcW w:w="2000" w:type="dxa"/>
            <w:shd w:val="clear" w:color="F4F8F5" w:fill="F4F8F5"/>
          </w:tcPr>
          <w:p w14:paraId="1F9E9B0D" w14:textId="77777777" w:rsidR="004D6E08" w:rsidRPr="00187D50" w:rsidRDefault="004D6E08" w:rsidP="00EF7C3A">
            <w:pPr>
              <w:rPr>
                <w:rFonts w:ascii="Noto Sans" w:hAnsi="Noto Sans" w:cs="Noto Sans"/>
                <w:color w:val="000000"/>
                <w:sz w:val="20"/>
              </w:rPr>
            </w:pPr>
            <w:r>
              <w:rPr>
                <w:rFonts w:ascii="Noto Sans" w:hAnsi="Noto Sans" w:cs="Noto Sans"/>
                <w:color w:val="000000"/>
                <w:sz w:val="20"/>
                <w:szCs w:val="20"/>
              </w:rPr>
              <w:t xml:space="preserve">LoE 3</w:t>
            </w:r>
          </w:p>
        </w:tc>
        <w:tc>
          <w:tcPr>
            <w:tcW w:w="1719" w:type="dxa"/>
            <w:shd w:val="clear" w:color="F4F8F5" w:fill="F4F8F5"/>
          </w:tcPr>
          <w:p w14:paraId="22AF0E14" w14:textId="77777777" w:rsidR="004D6E08" w:rsidRPr="00187D50" w:rsidRDefault="004D6E08" w:rsidP="00EF7C3A">
            <w:pPr>
              <w:rPr>
                <w:rFonts w:ascii="Noto Sans" w:hAnsi="Noto Sans" w:cs="Noto Sans"/>
                <w:color w:val="000000"/>
                <w:sz w:val="20"/>
              </w:rPr>
            </w:pPr>
            <w:r>
              <w:rPr>
                <w:rFonts w:ascii="Noto Sans" w:hAnsi="Noto Sans" w:cs="Noto Sans"/>
                <w:color w:val="000000"/>
                <w:sz w:val="20"/>
                <w:szCs w:val="20"/>
              </w:rPr>
              <w:t xml:space="preserve">LoE 3 (HS + 2 Standorte)</w:t>
            </w:r>
          </w:p>
        </w:tc>
        <w:tc>
          <w:tcPr>
            <w:tcW w:w="1719" w:type="dxa"/>
            <w:shd w:val="clear" w:color="F4F8F5" w:fill="F4F8F5"/>
          </w:tcPr>
          <w:p w14:paraId="30BBCC44" w14:textId="77777777" w:rsidR="004D6E08" w:rsidRPr="00187D50" w:rsidRDefault="004D6E08" w:rsidP="00EF7C3A">
            <w:pPr>
              <w:rPr>
                <w:rFonts w:ascii="Noto Sans" w:hAnsi="Noto Sans" w:cs="Noto Sans"/>
                <w:color w:val="000000"/>
                <w:sz w:val="20"/>
              </w:rPr>
            </w:pPr>
            <w:r>
              <w:rPr>
                <w:rFonts w:ascii="Noto Sans" w:hAnsi="Noto Sans" w:cs="Noto Sans"/>
                <w:color w:val="000000"/>
                <w:sz w:val="20"/>
                <w:szCs w:val="20"/>
              </w:rPr>
              <w:t xml:space="preserve">LoE 2 (6 Standorte)</w:t>
            </w:r>
          </w:p>
        </w:tc>
      </w:tr>
      <w:tr w:rsidR="00C71491" w:rsidRPr="00187D50" w14:paraId="5E121EC2" w14:textId="77777777" w:rsidTr="00DC7041">
        <w:tc>
          <w:tcPr>
            <w:tcW w:w="2200" w:type="dxa"/>
            <w:shd w:val="clear" w:color="FFFFFF" w:fill="FFFFFF"/>
          </w:tcPr>
          <w:p w14:paraId="7728E0E9" w14:textId="77777777" w:rsidR="004D6E08" w:rsidRPr="00187D50" w:rsidRDefault="004D6E08" w:rsidP="00EF7C3A">
            <w:pPr>
              <w:rPr>
                <w:rFonts w:ascii="Noto Sans" w:hAnsi="Noto Sans" w:cs="Noto Sans"/>
                <w:color w:val="000000"/>
                <w:sz w:val="20"/>
              </w:rPr>
            </w:pPr>
            <w:r>
              <w:rPr>
                <w:rFonts w:ascii="Noto Sans" w:hAnsi="Noto Sans" w:cs="Noto Sans"/>
                <w:color w:val="000000"/>
                <w:sz w:val="20"/>
                <w:szCs w:val="20"/>
              </w:rPr>
              <w:t>16</w:t>
            </w:r>
          </w:p>
        </w:tc>
        <w:tc>
          <w:tcPr>
            <w:tcW w:w="2000" w:type="dxa"/>
            <w:shd w:val="clear" w:color="FFFFFF" w:fill="FFFFFF"/>
          </w:tcPr>
          <w:p w14:paraId="764950D7" w14:textId="77777777" w:rsidR="004D6E08" w:rsidRPr="00187D50" w:rsidRDefault="004D6E08" w:rsidP="00EF7C3A">
            <w:pPr>
              <w:rPr>
                <w:rFonts w:ascii="Noto Sans" w:hAnsi="Noto Sans" w:cs="Noto Sans"/>
                <w:color w:val="000000"/>
                <w:sz w:val="20"/>
              </w:rPr>
            </w:pPr>
            <w:r>
              <w:rPr>
                <w:rFonts w:ascii="Noto Sans" w:hAnsi="Noto Sans" w:cs="Noto Sans"/>
                <w:color w:val="000000"/>
                <w:sz w:val="20"/>
                <w:szCs w:val="20"/>
              </w:rPr>
              <w:t>4</w:t>
            </w:r>
          </w:p>
        </w:tc>
        <w:tc>
          <w:tcPr>
            <w:tcW w:w="2000" w:type="dxa"/>
            <w:shd w:val="clear" w:color="FFFFFF" w:fill="FFFFFF"/>
          </w:tcPr>
          <w:p w14:paraId="75AF2E3B" w14:textId="77777777" w:rsidR="004D6E08" w:rsidRPr="00187D50" w:rsidRDefault="004D6E08" w:rsidP="00EF7C3A">
            <w:pPr>
              <w:rPr>
                <w:rFonts w:ascii="Noto Sans" w:hAnsi="Noto Sans" w:cs="Noto Sans"/>
                <w:color w:val="000000"/>
                <w:sz w:val="20"/>
              </w:rPr>
            </w:pPr>
            <w:r>
              <w:rPr>
                <w:rFonts w:ascii="Noto Sans" w:hAnsi="Noto Sans" w:cs="Noto Sans"/>
                <w:color w:val="000000"/>
                <w:sz w:val="20"/>
                <w:szCs w:val="20"/>
              </w:rPr>
              <w:t xml:space="preserve">LoE 2</w:t>
            </w:r>
          </w:p>
        </w:tc>
        <w:tc>
          <w:tcPr>
            <w:tcW w:w="1719" w:type="dxa"/>
            <w:shd w:val="clear" w:color="FFFFFF" w:fill="FFFFFF"/>
          </w:tcPr>
          <w:p w14:paraId="5C8D7D73" w14:textId="77777777" w:rsidR="004D6E08" w:rsidRPr="00187D50" w:rsidRDefault="004D6E08" w:rsidP="00EF7C3A">
            <w:pPr>
              <w:rPr>
                <w:rFonts w:ascii="Noto Sans" w:hAnsi="Noto Sans" w:cs="Noto Sans"/>
                <w:color w:val="000000"/>
                <w:sz w:val="20"/>
              </w:rPr>
            </w:pPr>
            <w:r>
              <w:rPr>
                <w:rFonts w:ascii="Noto Sans" w:hAnsi="Noto Sans" w:cs="Noto Sans"/>
                <w:color w:val="000000"/>
                <w:sz w:val="20"/>
                <w:szCs w:val="20"/>
              </w:rPr>
              <w:t xml:space="preserve">LoE 3 (HS) + LoE 2 (3 Standorte)</w:t>
            </w:r>
          </w:p>
        </w:tc>
        <w:tc>
          <w:tcPr>
            <w:tcW w:w="1719" w:type="dxa"/>
            <w:shd w:val="clear" w:color="FFFFFF" w:fill="FFFFFF"/>
          </w:tcPr>
          <w:p w14:paraId="3B1293E6" w14:textId="77777777" w:rsidR="004D6E08" w:rsidRPr="00187D50" w:rsidRDefault="004D6E08" w:rsidP="00EF7C3A">
            <w:pPr>
              <w:rPr>
                <w:rFonts w:ascii="Noto Sans" w:hAnsi="Noto Sans" w:cs="Noto Sans"/>
                <w:color w:val="000000"/>
                <w:sz w:val="20"/>
              </w:rPr>
            </w:pPr>
            <w:r>
              <w:rPr>
                <w:rFonts w:ascii="Noto Sans" w:hAnsi="Noto Sans" w:cs="Noto Sans"/>
                <w:color w:val="000000"/>
                <w:sz w:val="20"/>
                <w:szCs w:val="20"/>
              </w:rPr>
              <w:t xml:space="preserve">LoE 1 (12 Standorte)</w:t>
            </w:r>
          </w:p>
        </w:tc>
      </w:tr>
      <w:tr w:rsidR="00C71491" w:rsidRPr="00187D50" w14:paraId="51FA50BE" w14:textId="77777777" w:rsidTr="00DC7041">
        <w:tc>
          <w:tcPr>
            <w:tcW w:w="2200" w:type="dxa"/>
            <w:shd w:val="clear" w:color="F4F8F5" w:fill="F4F8F5"/>
          </w:tcPr>
          <w:p w14:paraId="42D415E1" w14:textId="77777777" w:rsidR="004D6E08" w:rsidRPr="00187D50" w:rsidRDefault="004D6E08" w:rsidP="00EF7C3A">
            <w:pPr>
              <w:rPr>
                <w:rFonts w:ascii="Noto Sans" w:hAnsi="Noto Sans" w:cs="Noto Sans"/>
                <w:color w:val="000000"/>
                <w:sz w:val="20"/>
              </w:rPr>
            </w:pPr>
            <w:r>
              <w:rPr>
                <w:rFonts w:ascii="Noto Sans" w:hAnsi="Noto Sans" w:cs="Noto Sans"/>
                <w:color w:val="000000"/>
                <w:sz w:val="20"/>
                <w:szCs w:val="20"/>
              </w:rPr>
              <w:t>16</w:t>
            </w:r>
          </w:p>
        </w:tc>
        <w:tc>
          <w:tcPr>
            <w:tcW w:w="2000" w:type="dxa"/>
            <w:shd w:val="clear" w:color="F4F8F5" w:fill="F4F8F5"/>
          </w:tcPr>
          <w:p w14:paraId="5D581E45" w14:textId="77777777" w:rsidR="004D6E08" w:rsidRPr="00187D50" w:rsidRDefault="004D6E08" w:rsidP="00EF7C3A">
            <w:pPr>
              <w:rPr>
                <w:rFonts w:ascii="Noto Sans" w:hAnsi="Noto Sans" w:cs="Noto Sans"/>
                <w:color w:val="000000"/>
                <w:sz w:val="20"/>
              </w:rPr>
            </w:pPr>
            <w:r>
              <w:rPr>
                <w:rFonts w:ascii="Noto Sans" w:hAnsi="Noto Sans" w:cs="Noto Sans"/>
                <w:color w:val="000000"/>
                <w:sz w:val="20"/>
                <w:szCs w:val="20"/>
              </w:rPr>
              <w:t>4</w:t>
            </w:r>
          </w:p>
        </w:tc>
        <w:tc>
          <w:tcPr>
            <w:tcW w:w="2000" w:type="dxa"/>
            <w:shd w:val="clear" w:color="F4F8F5" w:fill="F4F8F5"/>
          </w:tcPr>
          <w:p w14:paraId="188E2C7D" w14:textId="77777777" w:rsidR="004D6E08" w:rsidRPr="00187D50" w:rsidRDefault="004D6E08" w:rsidP="00EF7C3A">
            <w:pPr>
              <w:rPr>
                <w:rFonts w:ascii="Noto Sans" w:hAnsi="Noto Sans" w:cs="Noto Sans"/>
                <w:color w:val="000000"/>
                <w:sz w:val="20"/>
              </w:rPr>
            </w:pPr>
            <w:r>
              <w:rPr>
                <w:rFonts w:ascii="Noto Sans" w:hAnsi="Noto Sans" w:cs="Noto Sans"/>
                <w:color w:val="000000"/>
                <w:sz w:val="20"/>
                <w:szCs w:val="20"/>
              </w:rPr>
              <w:t xml:space="preserve">LoE 3</w:t>
            </w:r>
          </w:p>
        </w:tc>
        <w:tc>
          <w:tcPr>
            <w:tcW w:w="1719" w:type="dxa"/>
            <w:shd w:val="clear" w:color="F4F8F5" w:fill="F4F8F5"/>
          </w:tcPr>
          <w:p w14:paraId="214D6EB6" w14:textId="77777777" w:rsidR="004D6E08" w:rsidRPr="00187D50" w:rsidRDefault="004D6E08" w:rsidP="00EF7C3A">
            <w:pPr>
              <w:rPr>
                <w:rFonts w:ascii="Noto Sans" w:hAnsi="Noto Sans" w:cs="Noto Sans"/>
                <w:color w:val="000000"/>
                <w:sz w:val="20"/>
              </w:rPr>
            </w:pPr>
            <w:r>
              <w:rPr>
                <w:rFonts w:ascii="Noto Sans" w:hAnsi="Noto Sans" w:cs="Noto Sans"/>
                <w:color w:val="000000"/>
                <w:sz w:val="20"/>
                <w:szCs w:val="20"/>
              </w:rPr>
              <w:t xml:space="preserve">LoE 3 (HS + 3 Standorte)</w:t>
            </w:r>
          </w:p>
        </w:tc>
        <w:tc>
          <w:tcPr>
            <w:tcW w:w="1719" w:type="dxa"/>
            <w:shd w:val="clear" w:color="F4F8F5" w:fill="F4F8F5"/>
          </w:tcPr>
          <w:p w14:paraId="329CF18B" w14:textId="77777777" w:rsidR="004D6E08" w:rsidRPr="00187D50" w:rsidRDefault="004D6E08" w:rsidP="00EF7C3A">
            <w:pPr>
              <w:rPr>
                <w:rFonts w:ascii="Noto Sans" w:hAnsi="Noto Sans" w:cs="Noto Sans"/>
                <w:color w:val="000000"/>
                <w:sz w:val="20"/>
              </w:rPr>
            </w:pPr>
            <w:r>
              <w:rPr>
                <w:rFonts w:ascii="Noto Sans" w:hAnsi="Noto Sans" w:cs="Noto Sans"/>
                <w:color w:val="000000"/>
                <w:sz w:val="20"/>
                <w:szCs w:val="20"/>
              </w:rPr>
              <w:t xml:space="preserve">LoE 2 (12 Standorte)</w:t>
            </w:r>
          </w:p>
        </w:tc>
      </w:tr>
      <w:tr w:rsidR="00C71491" w:rsidRPr="00187D50" w14:paraId="7657458F" w14:textId="77777777" w:rsidTr="00DC7041">
        <w:tc>
          <w:tcPr>
            <w:tcW w:w="2200" w:type="dxa"/>
            <w:shd w:val="clear" w:color="FFFFFF" w:fill="FFFFFF"/>
          </w:tcPr>
          <w:p w14:paraId="5D7EA460" w14:textId="77777777" w:rsidR="004D6E08" w:rsidRPr="00187D50" w:rsidRDefault="004D6E08" w:rsidP="00EF7C3A">
            <w:pPr>
              <w:rPr>
                <w:rFonts w:ascii="Noto Sans" w:hAnsi="Noto Sans" w:cs="Noto Sans"/>
                <w:color w:val="000000"/>
                <w:sz w:val="20"/>
              </w:rPr>
            </w:pPr>
            <w:r>
              <w:rPr>
                <w:rFonts w:ascii="Noto Sans" w:hAnsi="Noto Sans" w:cs="Noto Sans"/>
                <w:color w:val="000000"/>
                <w:sz w:val="20"/>
                <w:szCs w:val="20"/>
              </w:rPr>
              <w:t>25</w:t>
            </w:r>
          </w:p>
        </w:tc>
        <w:tc>
          <w:tcPr>
            <w:tcW w:w="2000" w:type="dxa"/>
            <w:shd w:val="clear" w:color="FFFFFF" w:fill="FFFFFF"/>
          </w:tcPr>
          <w:p w14:paraId="5E74CED7" w14:textId="77777777" w:rsidR="004D6E08" w:rsidRPr="00187D50" w:rsidRDefault="004D6E08" w:rsidP="00EF7C3A">
            <w:pPr>
              <w:rPr>
                <w:rFonts w:ascii="Noto Sans" w:hAnsi="Noto Sans" w:cs="Noto Sans"/>
                <w:color w:val="000000"/>
                <w:sz w:val="20"/>
              </w:rPr>
            </w:pPr>
            <w:r>
              <w:rPr>
                <w:rFonts w:ascii="Noto Sans" w:hAnsi="Noto Sans" w:cs="Noto Sans"/>
                <w:color w:val="000000"/>
                <w:sz w:val="20"/>
                <w:szCs w:val="20"/>
              </w:rPr>
              <w:t>5</w:t>
            </w:r>
          </w:p>
        </w:tc>
        <w:tc>
          <w:tcPr>
            <w:tcW w:w="2000" w:type="dxa"/>
            <w:shd w:val="clear" w:color="FFFFFF" w:fill="FFFFFF"/>
          </w:tcPr>
          <w:p w14:paraId="422FF163" w14:textId="77777777" w:rsidR="004D6E08" w:rsidRPr="00187D50" w:rsidRDefault="004D6E08" w:rsidP="00EF7C3A">
            <w:pPr>
              <w:rPr>
                <w:rFonts w:ascii="Noto Sans" w:hAnsi="Noto Sans" w:cs="Noto Sans"/>
                <w:color w:val="000000"/>
                <w:sz w:val="20"/>
              </w:rPr>
            </w:pPr>
            <w:r>
              <w:rPr>
                <w:rFonts w:ascii="Noto Sans" w:hAnsi="Noto Sans" w:cs="Noto Sans"/>
                <w:color w:val="000000"/>
                <w:sz w:val="20"/>
                <w:szCs w:val="20"/>
              </w:rPr>
              <w:t xml:space="preserve">LoE 2</w:t>
            </w:r>
          </w:p>
        </w:tc>
        <w:tc>
          <w:tcPr>
            <w:tcW w:w="1719" w:type="dxa"/>
            <w:shd w:val="clear" w:color="FFFFFF" w:fill="FFFFFF"/>
          </w:tcPr>
          <w:p w14:paraId="444C304A" w14:textId="77777777" w:rsidR="004D6E08" w:rsidRPr="00187D50" w:rsidRDefault="004D6E08" w:rsidP="00EF7C3A">
            <w:pPr>
              <w:rPr>
                <w:rFonts w:ascii="Noto Sans" w:hAnsi="Noto Sans" w:cs="Noto Sans"/>
                <w:color w:val="000000"/>
                <w:sz w:val="20"/>
              </w:rPr>
            </w:pPr>
            <w:r>
              <w:rPr>
                <w:rFonts w:ascii="Noto Sans" w:hAnsi="Noto Sans" w:cs="Noto Sans"/>
                <w:color w:val="000000"/>
                <w:sz w:val="20"/>
                <w:szCs w:val="20"/>
              </w:rPr>
              <w:t xml:space="preserve">LoE 3 (HS) + LoE 2 (4 Standorte)</w:t>
            </w:r>
          </w:p>
        </w:tc>
        <w:tc>
          <w:tcPr>
            <w:tcW w:w="1719" w:type="dxa"/>
            <w:shd w:val="clear" w:color="FFFFFF" w:fill="FFFFFF"/>
          </w:tcPr>
          <w:p w14:paraId="39E5721B" w14:textId="77777777" w:rsidR="004D6E08" w:rsidRPr="00187D50" w:rsidRDefault="004D6E08" w:rsidP="00EF7C3A">
            <w:pPr>
              <w:rPr>
                <w:rFonts w:ascii="Noto Sans" w:hAnsi="Noto Sans" w:cs="Noto Sans"/>
                <w:color w:val="000000"/>
                <w:sz w:val="20"/>
              </w:rPr>
            </w:pPr>
            <w:r>
              <w:rPr>
                <w:rFonts w:ascii="Noto Sans" w:hAnsi="Noto Sans" w:cs="Noto Sans"/>
                <w:color w:val="000000"/>
                <w:sz w:val="20"/>
                <w:szCs w:val="20"/>
              </w:rPr>
              <w:t xml:space="preserve">LoE 1 (20 Standorte)</w:t>
            </w:r>
          </w:p>
        </w:tc>
      </w:tr>
      <w:tr w:rsidR="00C71491" w:rsidRPr="00187D50" w14:paraId="628D78E2" w14:textId="77777777" w:rsidTr="00DC7041">
        <w:tc>
          <w:tcPr>
            <w:tcW w:w="2200" w:type="dxa"/>
            <w:shd w:val="clear" w:color="F4F8F5" w:fill="F4F8F5"/>
          </w:tcPr>
          <w:p w14:paraId="5A2D09C3" w14:textId="77777777" w:rsidR="004D6E08" w:rsidRPr="00187D50" w:rsidRDefault="004D6E08" w:rsidP="00EF7C3A">
            <w:pPr>
              <w:rPr>
                <w:rFonts w:ascii="Noto Sans" w:hAnsi="Noto Sans" w:cs="Noto Sans"/>
                <w:color w:val="000000"/>
                <w:sz w:val="20"/>
              </w:rPr>
            </w:pPr>
            <w:r>
              <w:rPr>
                <w:rFonts w:ascii="Noto Sans" w:hAnsi="Noto Sans" w:cs="Noto Sans"/>
                <w:color w:val="000000"/>
                <w:sz w:val="20"/>
                <w:szCs w:val="20"/>
              </w:rPr>
              <w:t>25</w:t>
            </w:r>
          </w:p>
        </w:tc>
        <w:tc>
          <w:tcPr>
            <w:tcW w:w="2000" w:type="dxa"/>
            <w:shd w:val="clear" w:color="F4F8F5" w:fill="F4F8F5"/>
          </w:tcPr>
          <w:p w14:paraId="0CDC5642" w14:textId="77777777" w:rsidR="004D6E08" w:rsidRPr="00187D50" w:rsidRDefault="004D6E08" w:rsidP="00EF7C3A">
            <w:pPr>
              <w:rPr>
                <w:rFonts w:ascii="Noto Sans" w:hAnsi="Noto Sans" w:cs="Noto Sans"/>
                <w:color w:val="000000"/>
                <w:sz w:val="20"/>
              </w:rPr>
            </w:pPr>
            <w:r>
              <w:rPr>
                <w:rFonts w:ascii="Noto Sans" w:hAnsi="Noto Sans" w:cs="Noto Sans"/>
                <w:color w:val="000000"/>
                <w:sz w:val="20"/>
                <w:szCs w:val="20"/>
              </w:rPr>
              <w:t>5</w:t>
            </w:r>
          </w:p>
        </w:tc>
        <w:tc>
          <w:tcPr>
            <w:tcW w:w="2000" w:type="dxa"/>
            <w:shd w:val="clear" w:color="F4F8F5" w:fill="F4F8F5"/>
          </w:tcPr>
          <w:p w14:paraId="7BE5E256" w14:textId="77777777" w:rsidR="004D6E08" w:rsidRPr="00187D50" w:rsidRDefault="004D6E08" w:rsidP="00EF7C3A">
            <w:pPr>
              <w:rPr>
                <w:rFonts w:ascii="Noto Sans" w:hAnsi="Noto Sans" w:cs="Noto Sans"/>
                <w:color w:val="000000"/>
                <w:sz w:val="20"/>
              </w:rPr>
            </w:pPr>
            <w:r>
              <w:rPr>
                <w:rFonts w:ascii="Noto Sans" w:hAnsi="Noto Sans" w:cs="Noto Sans"/>
                <w:color w:val="000000"/>
                <w:sz w:val="20"/>
                <w:szCs w:val="20"/>
              </w:rPr>
              <w:t xml:space="preserve">LoE 3</w:t>
            </w:r>
          </w:p>
        </w:tc>
        <w:tc>
          <w:tcPr>
            <w:tcW w:w="1719" w:type="dxa"/>
            <w:shd w:val="clear" w:color="F4F8F5" w:fill="F4F8F5"/>
          </w:tcPr>
          <w:p w14:paraId="3D28FE92" w14:textId="77777777" w:rsidR="004D6E08" w:rsidRPr="00187D50" w:rsidRDefault="004D6E08" w:rsidP="00EF7C3A">
            <w:pPr>
              <w:rPr>
                <w:rFonts w:ascii="Noto Sans" w:hAnsi="Noto Sans" w:cs="Noto Sans"/>
                <w:color w:val="000000"/>
                <w:sz w:val="20"/>
              </w:rPr>
            </w:pPr>
            <w:r>
              <w:rPr>
                <w:rFonts w:ascii="Noto Sans" w:hAnsi="Noto Sans" w:cs="Noto Sans"/>
                <w:color w:val="000000"/>
                <w:sz w:val="20"/>
                <w:szCs w:val="20"/>
              </w:rPr>
              <w:t xml:space="preserve">LoE 3 (HS + 4 Standorte)</w:t>
            </w:r>
          </w:p>
        </w:tc>
        <w:tc>
          <w:tcPr>
            <w:tcW w:w="1719" w:type="dxa"/>
            <w:shd w:val="clear" w:color="F4F8F5" w:fill="F4F8F5"/>
          </w:tcPr>
          <w:p w14:paraId="68BAEE4B" w14:textId="77777777" w:rsidR="004D6E08" w:rsidRPr="00187D50" w:rsidRDefault="004D6E08" w:rsidP="00EF7C3A">
            <w:pPr>
              <w:rPr>
                <w:rFonts w:ascii="Noto Sans" w:hAnsi="Noto Sans" w:cs="Noto Sans"/>
                <w:color w:val="000000"/>
                <w:sz w:val="20"/>
              </w:rPr>
            </w:pPr>
            <w:r>
              <w:rPr>
                <w:rFonts w:ascii="Noto Sans" w:hAnsi="Noto Sans" w:cs="Noto Sans"/>
                <w:color w:val="000000"/>
                <w:sz w:val="20"/>
                <w:szCs w:val="20"/>
              </w:rPr>
              <w:t xml:space="preserve">LoE 2 (20 Standorte)</w:t>
            </w:r>
          </w:p>
        </w:tc>
      </w:tr>
    </w:tbl>
    <w:p w14:paraId="58F6C5A6" w14:textId="77777777" w:rsidR="004D6E08" w:rsidRDefault="004D6E08" w:rsidP="004D6E08">
      <w:pPr>
        <w:spacing w:before="80" w:after="80"/>
      </w:pPr>
    </w:p>
    <w:p w14:paraId="0E0955B6" w14:textId="1F270D2D" w:rsidR="004D6E08" w:rsidRDefault="004D6E08" w:rsidP="004D6E08">
      <w:pPr>
        <w:spacing w:before="40" w:after="120"/>
      </w:pPr>
      <w:r>
        <w:t>HS = Hauptstandort (Zentrale/HQ) wird stets vollumfänglich geprüft und ist in der Stichprobengröße enthalten.</w:t>
      </w:r>
    </w:p>
    <w:p w14:paraId="30B14A6A" w14:textId="77777777" w:rsidR="008737B6" w:rsidRDefault="008737B6" w:rsidP="004D6E08">
      <w:pPr>
        <w:spacing w:before="40" w:after="120"/>
      </w:pPr>
    </w:p>
    <w:p w14:paraId="095F3B03" w14:textId="77777777" w:rsidR="008737B6" w:rsidRDefault="008737B6" w:rsidP="004D6E08">
      <w:pPr>
        <w:spacing w:before="40" w:after="120"/>
      </w:pPr>
    </w:p>
    <w:p w14:paraId="1403D4C7" w14:textId="77777777" w:rsidR="008737B6" w:rsidRDefault="008737B6" w:rsidP="004D6E08">
      <w:pPr>
        <w:spacing w:before="40" w:after="120"/>
      </w:pPr>
    </w:p>
    <w:p w14:paraId="0332F5F6" w14:textId="77777777" w:rsidR="008737B6" w:rsidRDefault="008737B6" w:rsidP="004D6E08">
      <w:pPr>
        <w:spacing w:before="40" w:after="120"/>
      </w:pPr>
    </w:p>
    <w:p w14:paraId="45915036" w14:textId="77777777" w:rsidR="008737B6" w:rsidRDefault="008737B6" w:rsidP="004D6E08">
      <w:pPr>
        <w:spacing w:before="40" w:after="120"/>
      </w:pPr>
    </w:p>
    <w:p w14:paraId="23C4A165" w14:textId="77777777" w:rsidR="008737B6" w:rsidRDefault="008737B6" w:rsidP="004D6E08">
      <w:pPr>
        <w:spacing w:before="40" w:after="120"/>
      </w:pPr>
    </w:p>
    <w:p w14:paraId="1764D83A" w14:textId="77777777" w:rsidR="00DA7E2E" w:rsidRDefault="00DA7E2E" w:rsidP="004D6E08">
      <w:pPr>
        <w:spacing w:before="40" w:after="120"/>
      </w:pPr>
    </w:p>
    <w:p w14:paraId="1BE5902F" w14:textId="77777777" w:rsidR="00DA7E2E" w:rsidRDefault="00DA7E2E" w:rsidP="004D6E08">
      <w:pPr>
        <w:spacing w:before="40" w:after="120"/>
      </w:pPr>
    </w:p>
    <w:p w14:paraId="34C7A999" w14:textId="77777777" w:rsidR="00DA7E2E" w:rsidRDefault="00DA7E2E" w:rsidP="004D6E08">
      <w:pPr>
        <w:spacing w:before="40" w:after="120"/>
      </w:pPr>
    </w:p>
    <w:p w14:paraId="172F3DBF" w14:textId="77777777" w:rsidR="008737B6" w:rsidRDefault="008737B6" w:rsidP="004D6E08">
      <w:pPr>
        <w:spacing w:before="40" w:after="120"/>
      </w:pPr>
    </w:p>
    <w:p w14:paraId="1729E9E2" w14:textId="37562D15" w:rsidR="004D6E08" w:rsidRDefault="00347E21" w:rsidP="004D6E08">
      <w:pPr>
        <w:pStyle w:val="berschrift2"/>
      </w:pPr>
      <w:bookmarkStart w:id="72" w:name="_Toc241501511"/>
      <w:r>
        <w:lastRenderedPageBreak/>
        <w:t xml:space="preserve">11.5 Prüftiefe je Level of Examination</w:t>
      </w:r>
      <w:bookmarkEnd w:id="72"/>
    </w:p>
    <w:p w14:paraId="7930E16E" w14:textId="77777777" w:rsidR="00593BFB" w:rsidRPr="00593BFB" w:rsidRDefault="00593BFB" w:rsidP="00593BFB"/>
    <w:p w14:paraId="3DFE3082" w14:textId="77777777" w:rsidR="004D6E08" w:rsidRDefault="004D6E08" w:rsidP="004D6E08">
      <w:pPr>
        <w:spacing w:before="80" w:after="80"/>
      </w:pPr>
      <w:r>
        <w:t xml:space="preserve">Die nachfolgende Übersicht fasst die Prüftiefe in Abhängigkeit vom beauftragten Level of Examination für den Hauptstandort, die Stichproben-Standorte und die verbleibenden Rest-Standorte zusammen:</w:t>
      </w:r>
    </w:p>
    <w:p w14:paraId="5B97C7E9" w14:textId="77777777" w:rsidR="004D6E08" w:rsidRDefault="004D6E08" w:rsidP="004D6E08">
      <w:pPr>
        <w:spacing w:before="80" w:after="80"/>
      </w:pPr>
    </w:p>
    <w:tbl>
      <w:tblPr>
        <w:tblStyle w:val="Tabellenraster"/>
        <w:tblW w:w="9638" w:type="dxa"/>
        <w:tblLook w:val="04A0" w:firstRow="1" w:lastRow="0" w:firstColumn="1" w:lastColumn="0" w:noHBand="0" w:noVBand="1"/>
      </w:tblPr>
      <w:tblGrid>
        <w:gridCol w:w="2600"/>
        <w:gridCol w:w="2346"/>
        <w:gridCol w:w="2346"/>
        <w:gridCol w:w="2346"/>
      </w:tblGrid>
      <w:tr w:rsidR="00C71491" w:rsidRPr="00187D50" w14:paraId="48FB1450" w14:textId="77777777" w:rsidTr="00DC7041">
        <w:tc>
          <w:tcPr>
            <w:tcW w:w="2600" w:type="dxa"/>
            <w:shd w:val="clear" w:color="063D2C" w:fill="063D2C"/>
          </w:tcPr>
          <w:p w14:paraId="68DD29EE" w14:textId="77777777" w:rsidR="004D6E08" w:rsidRPr="00187D50" w:rsidRDefault="004D6E08" w:rsidP="00EF7C3A">
            <w:pPr>
              <w:rPr>
                <w:rFonts w:ascii="Noto Sans Black" w:hAnsi="Noto Sans Black" w:cs="Noto Sans Black"/>
                <w:b/>
                <w:color w:val="FFFFFF"/>
                <w:sz w:val="20"/>
              </w:rPr>
            </w:pPr>
            <w:r>
              <w:rPr>
                <w:rFonts w:ascii="Noto Sans Black" w:hAnsi="Noto Sans Black" w:cs="Noto Sans Black"/>
                <w:b/>
                <w:bCs/>
                <w:color w:val="FFFFFF"/>
                <w:sz w:val="20"/>
                <w:szCs w:val="20"/>
              </w:rPr>
              <w:t xml:space="preserve">Beauftragter LoE</w:t>
            </w:r>
          </w:p>
        </w:tc>
        <w:tc>
          <w:tcPr>
            <w:tcW w:w="2346" w:type="dxa"/>
            <w:shd w:val="clear" w:color="063D2C" w:fill="063D2C"/>
          </w:tcPr>
          <w:p w14:paraId="079E8C12" w14:textId="77777777" w:rsidR="004D6E08" w:rsidRPr="00187D50" w:rsidRDefault="004D6E08" w:rsidP="00EF7C3A">
            <w:pPr>
              <w:rPr>
                <w:rFonts w:ascii="Noto Sans Black" w:hAnsi="Noto Sans Black" w:cs="Noto Sans Black"/>
                <w:b/>
                <w:color w:val="FFFFFF"/>
                <w:sz w:val="20"/>
              </w:rPr>
            </w:pPr>
            <w:r>
              <w:rPr>
                <w:rFonts w:ascii="Noto Sans Black" w:hAnsi="Noto Sans Black" w:cs="Noto Sans Black"/>
                <w:b/>
                <w:bCs/>
                <w:color w:val="FFFFFF"/>
                <w:sz w:val="20"/>
                <w:szCs w:val="20"/>
              </w:rPr>
              <w:t>Hauptstandort</w:t>
            </w:r>
          </w:p>
        </w:tc>
        <w:tc>
          <w:tcPr>
            <w:tcW w:w="2346" w:type="dxa"/>
            <w:shd w:val="clear" w:color="063D2C" w:fill="063D2C"/>
          </w:tcPr>
          <w:p w14:paraId="687044A3" w14:textId="77777777" w:rsidR="004D6E08" w:rsidRPr="00187D50" w:rsidRDefault="004D6E08" w:rsidP="00EF7C3A">
            <w:pPr>
              <w:rPr>
                <w:rFonts w:ascii="Noto Sans Black" w:hAnsi="Noto Sans Black" w:cs="Noto Sans Black"/>
                <w:b/>
                <w:color w:val="FFFFFF"/>
                <w:sz w:val="20"/>
              </w:rPr>
            </w:pPr>
            <w:r>
              <w:rPr>
                <w:rFonts w:ascii="Noto Sans Black" w:hAnsi="Noto Sans Black" w:cs="Noto Sans Black"/>
                <w:b/>
                <w:bCs/>
                <w:color w:val="FFFFFF"/>
                <w:sz w:val="20"/>
                <w:szCs w:val="20"/>
              </w:rPr>
              <w:t>Sample-Standorte</w:t>
            </w:r>
          </w:p>
        </w:tc>
        <w:tc>
          <w:tcPr>
            <w:tcW w:w="2346" w:type="dxa"/>
            <w:shd w:val="clear" w:color="063D2C" w:fill="063D2C"/>
          </w:tcPr>
          <w:p w14:paraId="36060099" w14:textId="77777777" w:rsidR="004D6E08" w:rsidRPr="00187D50" w:rsidRDefault="004D6E08" w:rsidP="00EF7C3A">
            <w:pPr>
              <w:rPr>
                <w:rFonts w:ascii="Noto Sans Black" w:hAnsi="Noto Sans Black" w:cs="Noto Sans Black"/>
                <w:b/>
                <w:color w:val="FFFFFF"/>
                <w:sz w:val="20"/>
              </w:rPr>
            </w:pPr>
            <w:r>
              <w:rPr>
                <w:rFonts w:ascii="Noto Sans Black" w:hAnsi="Noto Sans Black" w:cs="Noto Sans Black"/>
                <w:b/>
                <w:bCs/>
                <w:color w:val="FFFFFF"/>
                <w:sz w:val="20"/>
                <w:szCs w:val="20"/>
              </w:rPr>
              <w:t>Rest-Standorte</w:t>
            </w:r>
          </w:p>
        </w:tc>
      </w:tr>
      <w:tr w:rsidR="00C71491" w:rsidRPr="00187D50" w14:paraId="5C9EBAE7" w14:textId="77777777" w:rsidTr="00DC7041">
        <w:tc>
          <w:tcPr>
            <w:tcW w:w="2600" w:type="dxa"/>
            <w:shd w:val="clear" w:color="FFFFFF" w:fill="FFFFFF"/>
          </w:tcPr>
          <w:p w14:paraId="186F13DE" w14:textId="77777777" w:rsidR="004D6E08" w:rsidRPr="00187D50" w:rsidRDefault="004D6E08" w:rsidP="00EF7C3A">
            <w:pPr>
              <w:rPr>
                <w:rFonts w:ascii="Noto Sans" w:hAnsi="Noto Sans" w:cs="Noto Sans"/>
                <w:color w:val="000000"/>
                <w:sz w:val="20"/>
              </w:rPr>
            </w:pPr>
            <w:r>
              <w:rPr>
                <w:rFonts w:ascii="Noto Sans" w:hAnsi="Noto Sans" w:cs="Noto Sans"/>
                <w:b/>
                <w:bCs/>
                <w:color w:val="000000"/>
                <w:sz w:val="20"/>
                <w:szCs w:val="20"/>
              </w:rPr>
              <w:t xml:space="preserve">LoE 2</w:t>
            </w:r>
          </w:p>
        </w:tc>
        <w:tc>
          <w:tcPr>
            <w:tcW w:w="2346" w:type="dxa"/>
            <w:shd w:val="clear" w:color="FFFFFF" w:fill="FFFFFF"/>
          </w:tcPr>
          <w:p w14:paraId="7859E56A" w14:textId="77777777" w:rsidR="004D6E08" w:rsidRPr="00187D50" w:rsidRDefault="004D6E08" w:rsidP="00EF7C3A">
            <w:pPr>
              <w:rPr>
                <w:rFonts w:ascii="Noto Sans" w:hAnsi="Noto Sans" w:cs="Noto Sans"/>
                <w:color w:val="000000"/>
                <w:sz w:val="20"/>
              </w:rPr>
            </w:pPr>
            <w:r>
              <w:rPr>
                <w:rFonts w:ascii="Noto Sans" w:hAnsi="Noto Sans" w:cs="Noto Sans"/>
                <w:color w:val="000000"/>
                <w:sz w:val="20"/>
                <w:szCs w:val="20"/>
              </w:rPr>
              <w:t xml:space="preserve">LoE 3 (zwingend heraufgestuft)</w:t>
            </w:r>
          </w:p>
        </w:tc>
        <w:tc>
          <w:tcPr>
            <w:tcW w:w="2346" w:type="dxa"/>
            <w:shd w:val="clear" w:color="FFFFFF" w:fill="FFFFFF"/>
          </w:tcPr>
          <w:p w14:paraId="2BC3156F" w14:textId="77777777" w:rsidR="004D6E08" w:rsidRPr="00187D50" w:rsidRDefault="004D6E08" w:rsidP="00EF7C3A">
            <w:pPr>
              <w:rPr>
                <w:rFonts w:ascii="Noto Sans" w:hAnsi="Noto Sans" w:cs="Noto Sans"/>
                <w:color w:val="000000"/>
                <w:sz w:val="20"/>
              </w:rPr>
            </w:pPr>
            <w:r>
              <w:rPr>
                <w:rFonts w:ascii="Noto Sans" w:hAnsi="Noto Sans" w:cs="Noto Sans"/>
                <w:color w:val="000000"/>
                <w:sz w:val="20"/>
                <w:szCs w:val="20"/>
              </w:rPr>
              <w:t xml:space="preserve">LoE 2</w:t>
            </w:r>
          </w:p>
        </w:tc>
        <w:tc>
          <w:tcPr>
            <w:tcW w:w="2346" w:type="dxa"/>
            <w:shd w:val="clear" w:color="FFFFFF" w:fill="FFFFFF"/>
          </w:tcPr>
          <w:p w14:paraId="761A1BF6" w14:textId="77777777" w:rsidR="004D6E08" w:rsidRPr="00187D50" w:rsidRDefault="004D6E08" w:rsidP="00EF7C3A">
            <w:pPr>
              <w:rPr>
                <w:rFonts w:ascii="Noto Sans" w:hAnsi="Noto Sans" w:cs="Noto Sans"/>
                <w:color w:val="000000"/>
                <w:sz w:val="20"/>
              </w:rPr>
            </w:pPr>
            <w:r>
              <w:rPr>
                <w:rFonts w:ascii="Noto Sans" w:hAnsi="Noto Sans" w:cs="Noto Sans"/>
                <w:color w:val="000000"/>
                <w:sz w:val="20"/>
                <w:szCs w:val="20"/>
              </w:rPr>
              <w:t xml:space="preserve">LoE 1</w:t>
            </w:r>
          </w:p>
        </w:tc>
      </w:tr>
      <w:tr w:rsidR="00C71491" w:rsidRPr="00187D50" w14:paraId="37FDE6E1" w14:textId="77777777" w:rsidTr="00DC7041">
        <w:tc>
          <w:tcPr>
            <w:tcW w:w="2600" w:type="dxa"/>
            <w:shd w:val="clear" w:color="F4F8F5" w:fill="F4F8F5"/>
          </w:tcPr>
          <w:p w14:paraId="07CCD6C1" w14:textId="77777777" w:rsidR="004D6E08" w:rsidRPr="00187D50" w:rsidRDefault="004D6E08" w:rsidP="00EF7C3A">
            <w:pPr>
              <w:rPr>
                <w:rFonts w:ascii="Noto Sans" w:hAnsi="Noto Sans" w:cs="Noto Sans"/>
                <w:color w:val="000000"/>
                <w:sz w:val="20"/>
              </w:rPr>
            </w:pPr>
            <w:r>
              <w:rPr>
                <w:rFonts w:ascii="Noto Sans" w:hAnsi="Noto Sans" w:cs="Noto Sans"/>
                <w:b/>
                <w:bCs/>
                <w:color w:val="000000"/>
                <w:sz w:val="20"/>
                <w:szCs w:val="20"/>
              </w:rPr>
              <w:t xml:space="preserve">LoE 3</w:t>
            </w:r>
          </w:p>
        </w:tc>
        <w:tc>
          <w:tcPr>
            <w:tcW w:w="2346" w:type="dxa"/>
            <w:shd w:val="clear" w:color="F4F8F5" w:fill="F4F8F5"/>
          </w:tcPr>
          <w:p w14:paraId="585759EB" w14:textId="77777777" w:rsidR="004D6E08" w:rsidRPr="00187D50" w:rsidRDefault="004D6E08" w:rsidP="00EF7C3A">
            <w:pPr>
              <w:rPr>
                <w:rFonts w:ascii="Noto Sans" w:hAnsi="Noto Sans" w:cs="Noto Sans"/>
                <w:color w:val="000000"/>
                <w:sz w:val="20"/>
              </w:rPr>
            </w:pPr>
            <w:r>
              <w:rPr>
                <w:rFonts w:ascii="Noto Sans" w:hAnsi="Noto Sans" w:cs="Noto Sans"/>
                <w:color w:val="000000"/>
                <w:sz w:val="20"/>
                <w:szCs w:val="20"/>
              </w:rPr>
              <w:t xml:space="preserve">LoE 3</w:t>
            </w:r>
          </w:p>
        </w:tc>
        <w:tc>
          <w:tcPr>
            <w:tcW w:w="2346" w:type="dxa"/>
            <w:shd w:val="clear" w:color="F4F8F5" w:fill="F4F8F5"/>
          </w:tcPr>
          <w:p w14:paraId="2A2161DE" w14:textId="77777777" w:rsidR="004D6E08" w:rsidRPr="00187D50" w:rsidRDefault="004D6E08" w:rsidP="00EF7C3A">
            <w:pPr>
              <w:rPr>
                <w:rFonts w:ascii="Noto Sans" w:hAnsi="Noto Sans" w:cs="Noto Sans"/>
                <w:color w:val="000000"/>
                <w:sz w:val="20"/>
              </w:rPr>
            </w:pPr>
            <w:r>
              <w:rPr>
                <w:rFonts w:ascii="Noto Sans" w:hAnsi="Noto Sans" w:cs="Noto Sans"/>
                <w:color w:val="000000"/>
                <w:sz w:val="20"/>
                <w:szCs w:val="20"/>
              </w:rPr>
              <w:t xml:space="preserve">LoE 3</w:t>
            </w:r>
          </w:p>
        </w:tc>
        <w:tc>
          <w:tcPr>
            <w:tcW w:w="2346" w:type="dxa"/>
            <w:shd w:val="clear" w:color="F4F8F5" w:fill="F4F8F5"/>
          </w:tcPr>
          <w:p w14:paraId="5DB43ECA" w14:textId="77777777" w:rsidR="004D6E08" w:rsidRPr="00187D50" w:rsidRDefault="004D6E08" w:rsidP="00EF7C3A">
            <w:pPr>
              <w:rPr>
                <w:rFonts w:ascii="Noto Sans" w:hAnsi="Noto Sans" w:cs="Noto Sans"/>
                <w:color w:val="000000"/>
                <w:sz w:val="20"/>
              </w:rPr>
            </w:pPr>
            <w:r>
              <w:rPr>
                <w:rFonts w:ascii="Noto Sans" w:hAnsi="Noto Sans" w:cs="Noto Sans"/>
                <w:color w:val="000000"/>
                <w:sz w:val="20"/>
                <w:szCs w:val="20"/>
              </w:rPr>
              <w:t xml:space="preserve">LoE 2</w:t>
            </w:r>
          </w:p>
        </w:tc>
      </w:tr>
    </w:tbl>
    <w:p w14:paraId="47E63EE5" w14:textId="77777777" w:rsidR="004D6E08" w:rsidRDefault="004D6E08" w:rsidP="004D6E08">
      <w:pPr>
        <w:spacing w:before="80" w:after="80"/>
      </w:pPr>
    </w:p>
    <w:p w14:paraId="6707AF61" w14:textId="5136C13E" w:rsidR="004D6E08" w:rsidRDefault="00347E21" w:rsidP="004D6E08">
      <w:pPr>
        <w:pStyle w:val="berschrift2"/>
      </w:pPr>
      <w:bookmarkStart w:id="73" w:name="_Toc241501512"/>
      <w:r>
        <w:t xml:space="preserve">11.6 Level of Examination 1 – Selbstauskunft mit Plausibilitätsprüfung (Multi-Site)</w:t>
      </w:r>
      <w:bookmarkEnd w:id="73"/>
    </w:p>
    <w:p w14:paraId="736F3DD4" w14:textId="77777777" w:rsidR="00593BFB" w:rsidRPr="00593BFB" w:rsidRDefault="00593BFB" w:rsidP="00593BFB"/>
    <w:p w14:paraId="04711ABF" w14:textId="02E7B45A" w:rsidR="00C71491" w:rsidRDefault="00F06ED3" w:rsidP="00F06ED3">
      <w:r>
        <w:t xml:space="preserve">Das Multi-Site-Verfahren darf ausschließlich bei Prüfungen ab Level of Examination 2 (LoE 2) angewendet werden. Eine Anwendung des Multi-Site-Verfahrens bei Level of Examination 1 (LoE 1) ist nicht zulässig.</w:t>
      </w:r>
    </w:p>
    <w:p w14:paraId="195C4934" w14:textId="77777777" w:rsidR="00C71491" w:rsidRDefault="00C71491" w:rsidP="00C71491"/>
    <w:p w14:paraId="1B8EEF79" w14:textId="77777777" w:rsidR="00593BFB" w:rsidRDefault="00593BFB" w:rsidP="00C71491"/>
    <w:p w14:paraId="03819D2A" w14:textId="77777777" w:rsidR="00593BFB" w:rsidRDefault="00593BFB" w:rsidP="00C71491"/>
    <w:p w14:paraId="40AAE9B2" w14:textId="77777777" w:rsidR="00593BFB" w:rsidRDefault="00593BFB" w:rsidP="00C71491"/>
    <w:p w14:paraId="31876090" w14:textId="77777777" w:rsidR="00755E43" w:rsidRDefault="00755E43" w:rsidP="00C71491"/>
    <w:p w14:paraId="06C86EB7" w14:textId="77777777" w:rsidR="00755E43" w:rsidRDefault="00755E43" w:rsidP="00C71491"/>
    <w:p w14:paraId="265B084B" w14:textId="77777777" w:rsidR="00755E43" w:rsidRDefault="00755E43" w:rsidP="00C71491"/>
    <w:p w14:paraId="03D64C81" w14:textId="77777777" w:rsidR="00755E43" w:rsidRDefault="00755E43" w:rsidP="00C71491"/>
    <w:p w14:paraId="50B393F8" w14:textId="77777777" w:rsidR="00755E43" w:rsidRDefault="00755E43" w:rsidP="00C71491"/>
    <w:p w14:paraId="7AB6099E" w14:textId="77777777" w:rsidR="00755E43" w:rsidRDefault="00755E43" w:rsidP="00C71491"/>
    <w:p w14:paraId="64EC0DD2" w14:textId="77777777" w:rsidR="00755E43" w:rsidRDefault="00755E43" w:rsidP="00C71491"/>
    <w:p w14:paraId="79317885" w14:textId="77777777" w:rsidR="00755E43" w:rsidRDefault="00755E43" w:rsidP="00C71491"/>
    <w:p w14:paraId="7110A55D" w14:textId="77777777" w:rsidR="00755E43" w:rsidRDefault="00755E43" w:rsidP="00C71491"/>
    <w:p w14:paraId="54703473" w14:textId="77777777" w:rsidR="00755E43" w:rsidRDefault="00755E43" w:rsidP="00C71491"/>
    <w:p w14:paraId="5EF66D93" w14:textId="77777777" w:rsidR="00755E43" w:rsidRDefault="00755E43" w:rsidP="00C71491"/>
    <w:p w14:paraId="7BF62E85" w14:textId="77777777" w:rsidR="00755E43" w:rsidRDefault="00755E43" w:rsidP="00C71491"/>
    <w:p w14:paraId="022BAA55" w14:textId="77777777" w:rsidR="00755E43" w:rsidRDefault="00755E43" w:rsidP="00C71491"/>
    <w:p w14:paraId="3298D322" w14:textId="77777777" w:rsidR="00755E43" w:rsidRDefault="00755E43" w:rsidP="00C71491"/>
    <w:p w14:paraId="4433ECD6" w14:textId="77777777" w:rsidR="00755E43" w:rsidRDefault="00755E43" w:rsidP="00C71491"/>
    <w:p w14:paraId="278943B2" w14:textId="77777777" w:rsidR="00755E43" w:rsidRDefault="00755E43" w:rsidP="00C71491"/>
    <w:p w14:paraId="002E6FBF" w14:textId="77777777" w:rsidR="00755E43" w:rsidRDefault="00755E43" w:rsidP="00C71491"/>
    <w:p w14:paraId="23E23759" w14:textId="77777777" w:rsidR="00755E43" w:rsidRDefault="00755E43" w:rsidP="00C71491"/>
    <w:p w14:paraId="05DA4EC2" w14:textId="5F9C114A" w:rsidR="004D6E08" w:rsidRDefault="00347E21" w:rsidP="004D6E08">
      <w:pPr>
        <w:pStyle w:val="berschrift2"/>
        <w:rPr>
          <w:lang w:val="en-US"/>
        </w:rPr>
      </w:pPr>
      <w:bookmarkStart w:id="74" w:name="_Toc241501513"/>
      <w:r>
        <w:rPr>
          <w:lang w:val="en-US"/>
        </w:rPr>
        <w:lastRenderedPageBreak/>
        <w:t xml:space="preserve">11.7 Level of Examination 2 – Dokumentenprüfung mit Remote-Interview (Multi-Site)</w:t>
      </w:r>
      <w:bookmarkEnd w:id="74"/>
    </w:p>
    <w:p w14:paraId="5C336746" w14:textId="77777777" w:rsidR="00593BFB" w:rsidRPr="00593BFB" w:rsidRDefault="00593BFB" w:rsidP="00593BFB">
      <w:pPr>
        <w:rPr>
          <w:lang w:val="en-US"/>
        </w:rPr>
      </w:pPr>
    </w:p>
    <w:p w14:paraId="230C1AE8" w14:textId="77777777" w:rsidR="004D6E08" w:rsidRDefault="004D6E08" w:rsidP="004D6E08">
      <w:pPr>
        <w:spacing w:before="80" w:after="80"/>
      </w:pPr>
      <w:r>
        <w:t xml:space="preserve">Bei Beauftragung von LoE 2 ist der Hauptstandort zwingend mit LoE 3 (vollumfängliches Vor-Ort-Audit) zu prüfen. Diese Heraufstufung ist obligatorisch und bedarf keiner gesonderten Begründung. Sie stellt sicher, dass die zentrale ISMS-Steuerungsfunktion evidenzbasiert und vollumfänglich bewertet wird.</w:t>
      </w:r>
    </w:p>
    <w:p w14:paraId="2270F320" w14:textId="77777777" w:rsidR="004D6E08" w:rsidRDefault="004D6E08" w:rsidP="004D6E08">
      <w:pPr>
        <w:spacing w:before="80" w:after="80"/>
      </w:pPr>
      <w:r>
        <w:t xml:space="preserve">Die Stichproben-Standorte werden mit LoE 2 (Dokumentenprüfung mit Remote-Interview) geprüft. Der Schwerpunkt liegt auf der Verifikation der standortspezifischen Umsetzung zentraler ISMS-Anforderungen.</w:t>
      </w:r>
    </w:p>
    <w:p w14:paraId="622BD8FB" w14:textId="77777777" w:rsidR="004D6E08" w:rsidRDefault="004D6E08" w:rsidP="004D6E08">
      <w:pPr>
        <w:spacing w:before="80" w:after="80"/>
      </w:pPr>
      <w:r>
        <w:t xml:space="preserve">Die verbleibenden Rest-Standorte werden mit LoE 1 (Selbstauskunft mit Plausibilitätsprüfung) bewertet.</w:t>
      </w:r>
    </w:p>
    <w:p w14:paraId="14C7A3EA" w14:textId="77777777" w:rsidR="0002301E" w:rsidRDefault="0002301E" w:rsidP="004D6E08">
      <w:pPr>
        <w:spacing w:before="80" w:after="80"/>
      </w:pPr>
    </w:p>
    <w:p w14:paraId="47300487" w14:textId="77777777" w:rsidR="004D6E08" w:rsidRDefault="004D6E08" w:rsidP="004D6E08">
      <w:pPr>
        <w:spacing w:before="80" w:after="80"/>
      </w:pPr>
      <w:r>
        <w:t xml:space="preserve">Anforderungen an die Prüfung der Stichproben-Standorte (LoE 2):</w:t>
      </w:r>
    </w:p>
    <w:p w14:paraId="09DC5034" w14:textId="2F63B854" w:rsidR="0002301E" w:rsidRDefault="004D6E08" w:rsidP="00C71491">
      <w:pPr>
        <w:pStyle w:val="Listenabsatz"/>
        <w:numPr>
          <w:ilvl w:val="0"/>
          <w:numId w:val="4"/>
        </w:numPr>
      </w:pPr>
      <w:r>
        <w:t>Phase 1 (Dokumentenbasierte Prüfung): Prüfung standortspezifischer Nachweise auf Vollständigkeit und Konsistenz mit den zentralen ISMS-Vorgaben.</w:t>
      </w:r>
    </w:p>
    <w:p w14:paraId="1325C87C" w14:textId="13F66378" w:rsidR="0002301E" w:rsidRDefault="004D6E08" w:rsidP="0002301E">
      <w:pPr>
        <w:pStyle w:val="Listenabsatz"/>
        <w:numPr>
          <w:ilvl w:val="0"/>
          <w:numId w:val="4"/>
        </w:numPr>
      </w:pPr>
      <w:r>
        <w:t>Phase 2 (Remote-Interview): Risikobasiert ausgewählte standortspezifische Prüfpunkte werden vertieft besprochen. Fokus liegt auf der praktischen Umsetzung zentraler Vorgaben am jeweiligen Standort.</w:t>
      </w:r>
    </w:p>
    <w:p w14:paraId="295980EA" w14:textId="77777777" w:rsidR="004D6E08" w:rsidRDefault="004D6E08" w:rsidP="004D6E08">
      <w:pPr>
        <w:pStyle w:val="Listenabsatz"/>
        <w:numPr>
          <w:ilvl w:val="0"/>
          <w:numId w:val="4"/>
        </w:numPr>
      </w:pPr>
      <w:r>
        <w:t>Die Prüfpunkte für das Remote-Interview sind risikobasiert aus dem Tätigkeitsprofil, dem Schutzbedarf und bekannten Schwachstellen des jeweiligen Standorts abzuleiten.</w:t>
      </w:r>
    </w:p>
    <w:p w14:paraId="41EBD9ED" w14:textId="77777777" w:rsidR="00C71491" w:rsidRDefault="00C71491" w:rsidP="00C71491"/>
    <w:p w14:paraId="5185B362" w14:textId="77777777" w:rsidR="00C71491" w:rsidRDefault="00C71491" w:rsidP="00C71491"/>
    <w:p w14:paraId="4F052BAE" w14:textId="77777777" w:rsidR="00C71491" w:rsidRDefault="00C71491" w:rsidP="00C71491"/>
    <w:p w14:paraId="5742394E" w14:textId="77777777" w:rsidR="00C71491" w:rsidRDefault="00C71491" w:rsidP="00C71491"/>
    <w:p w14:paraId="56AF2A0E" w14:textId="77777777" w:rsidR="00C71491" w:rsidRDefault="00C71491" w:rsidP="00C71491"/>
    <w:p w14:paraId="390CA399" w14:textId="77777777" w:rsidR="00C71491" w:rsidRDefault="00C71491" w:rsidP="00C71491"/>
    <w:p w14:paraId="2D16E558" w14:textId="77777777" w:rsidR="00C71491" w:rsidRDefault="00C71491" w:rsidP="00C71491"/>
    <w:p w14:paraId="351F7A26" w14:textId="77777777" w:rsidR="00C71491" w:rsidRDefault="00C71491" w:rsidP="00C71491"/>
    <w:p w14:paraId="0CDC52EA" w14:textId="77777777" w:rsidR="00C71491" w:rsidRDefault="00C71491" w:rsidP="00C71491"/>
    <w:p w14:paraId="0EB61376" w14:textId="77777777" w:rsidR="00C71491" w:rsidRDefault="00C71491" w:rsidP="00C71491"/>
    <w:p w14:paraId="050A19AA" w14:textId="77777777" w:rsidR="00C71491" w:rsidRDefault="00C71491" w:rsidP="00C71491"/>
    <w:p w14:paraId="320160FF" w14:textId="77777777" w:rsidR="00C71491" w:rsidRDefault="00C71491" w:rsidP="00C71491"/>
    <w:p w14:paraId="66A300F2" w14:textId="77777777" w:rsidR="00C71491" w:rsidRDefault="00C71491" w:rsidP="00C71491"/>
    <w:p w14:paraId="30F7E842" w14:textId="77777777" w:rsidR="00C71491" w:rsidRDefault="00C71491" w:rsidP="00C71491"/>
    <w:p w14:paraId="3B7700AF" w14:textId="77777777" w:rsidR="00C71491" w:rsidRDefault="00C71491" w:rsidP="00C71491"/>
    <w:p w14:paraId="1819E32C" w14:textId="77777777" w:rsidR="00C71491" w:rsidRDefault="00C71491" w:rsidP="00C71491"/>
    <w:p w14:paraId="49D7C5F7" w14:textId="77777777" w:rsidR="00593BFB" w:rsidRDefault="00593BFB" w:rsidP="00C71491"/>
    <w:p w14:paraId="69B34F7F" w14:textId="2C4C3350" w:rsidR="004D6E08" w:rsidRDefault="00347E21" w:rsidP="004D6E08">
      <w:pPr>
        <w:pStyle w:val="berschrift2"/>
        <w:rPr>
          <w:lang w:val="en-US"/>
        </w:rPr>
      </w:pPr>
      <w:bookmarkStart w:id="75" w:name="_Toc241501514"/>
      <w:r>
        <w:rPr>
          <w:lang w:val="en-US"/>
        </w:rPr>
        <w:lastRenderedPageBreak/>
        <w:t xml:space="preserve">11.8 Level of Examination 3 – Vollumfängliches Vor-Ort-Audit (Multi-Site)</w:t>
      </w:r>
      <w:bookmarkEnd w:id="75"/>
    </w:p>
    <w:p w14:paraId="5CB63051" w14:textId="77777777" w:rsidR="00593BFB" w:rsidRPr="00593BFB" w:rsidRDefault="00593BFB" w:rsidP="00593BFB">
      <w:pPr>
        <w:rPr>
          <w:lang w:val="en-US"/>
        </w:rPr>
      </w:pPr>
    </w:p>
    <w:p w14:paraId="1EFDA7B6" w14:textId="77777777" w:rsidR="004D6E08" w:rsidRDefault="004D6E08" w:rsidP="004D6E08">
      <w:pPr>
        <w:spacing w:before="80" w:after="80"/>
      </w:pPr>
      <w:r>
        <w:t xml:space="preserve">Bei Beauftragung von LoE 3 werden der Hauptstandort sowie alle Stichproben-Standorte mit LoE 3 (vollumfängliches Vor-Ort-Audit) geprüft. Die Rest-Standorte werden mit LoE 2 (Dokumentenprüfung mit Remote-Interview) bewertet. Die Regelungen zu Remote-Anteilen nach Kapitel 10.5.2 gelten entsprechend.</w:t>
      </w:r>
    </w:p>
    <w:p w14:paraId="0417AC2A" w14:textId="77777777" w:rsidR="004D6E08" w:rsidRDefault="004D6E08" w:rsidP="004D6E08">
      <w:pPr>
        <w:spacing w:before="80" w:after="80"/>
      </w:pPr>
      <w:r>
        <w:t xml:space="preserve">Anforderungen an die Vor-Ort-Prüfung der Stichproben-Standorte (LoE 3):</w:t>
      </w:r>
    </w:p>
    <w:p w14:paraId="31206C3E" w14:textId="0A6F584B" w:rsidR="0064107E" w:rsidRDefault="004D6E08" w:rsidP="00C71491">
      <w:pPr>
        <w:pStyle w:val="Listenabsatz"/>
        <w:numPr>
          <w:ilvl w:val="0"/>
          <w:numId w:val="4"/>
        </w:numPr>
      </w:pPr>
      <w:r>
        <w:t>Die Vor-Ort-Prüfung an den Stichproben-Standorten umfasst Interviews mit verantwortlichen Funktionen, Einsichtnahmen in standortspezifische operative Nachweise sowie eine Begehung der standortrelevanten Bereiche.</w:t>
      </w:r>
    </w:p>
    <w:p w14:paraId="0671CE7B" w14:textId="6C218070" w:rsidR="0064107E" w:rsidRDefault="004D6E08" w:rsidP="0064107E">
      <w:pPr>
        <w:pStyle w:val="Listenabsatz"/>
        <w:numPr>
          <w:ilvl w:val="0"/>
          <w:numId w:val="4"/>
        </w:numPr>
      </w:pPr>
      <w:r>
        <w:t>Schwerpunkt der Bewertung ist die Frage, ob die zentral definierten ISMS-Anforderungen am jeweiligen Standort wirksam umgesetzt werden und ob standortspezifische Risiken angemessen adressiert sind.</w:t>
      </w:r>
    </w:p>
    <w:p w14:paraId="799DD70C" w14:textId="77777777" w:rsidR="004D6E08" w:rsidRDefault="004D6E08" w:rsidP="004D6E08">
      <w:pPr>
        <w:pStyle w:val="Listenabsatz"/>
        <w:numPr>
          <w:ilvl w:val="0"/>
          <w:numId w:val="4"/>
        </w:numPr>
      </w:pPr>
      <w:r>
        <w:t>Die Prüftiefe am Stichproben-Standort kann risikobasiert fokussiert werden. Eine vollständige Wiederholung aller am Hauptstandort geprüften Sachverhalte ist nicht erforderlich, sofern dies durch die zentrale ISMS-Steuerung sachlich begründet ist.</w:t>
      </w:r>
    </w:p>
    <w:p w14:paraId="2F7A9BA0" w14:textId="77777777" w:rsidR="0064107E" w:rsidRDefault="0064107E" w:rsidP="0013333C"/>
    <w:p w14:paraId="374FCF10" w14:textId="38945F8C" w:rsidR="004D6E08" w:rsidRDefault="004D6E08" w:rsidP="00F341D2">
      <w:pPr>
        <w:pStyle w:val="CADISKarte"/>
      </w:pPr>
      <w:r>
        <w:rPr>
          <w:b/>
          <w:bCs/>
        </w:rPr>
        <w:t xml:space="preserve">Hinweis: </w:t>
      </w:r>
      <w:r>
        <w:t>Zur Erweiterung der Stichprobe siehe Kapitel 11.11.</w:t>
      </w:r>
    </w:p>
    <w:p w14:paraId="52A6ADCD" w14:textId="77777777" w:rsidR="00593BFB" w:rsidRDefault="00593BFB" w:rsidP="004D6E08">
      <w:pPr>
        <w:pStyle w:val="berschrift2"/>
      </w:pPr>
    </w:p>
    <w:p w14:paraId="7909F864" w14:textId="77777777" w:rsidR="00593BFB" w:rsidRDefault="00593BFB" w:rsidP="00593BFB"/>
    <w:p w14:paraId="0A2385C6" w14:textId="77777777" w:rsidR="00593BFB" w:rsidRDefault="00593BFB" w:rsidP="00593BFB"/>
    <w:p w14:paraId="2CD2016A" w14:textId="77777777" w:rsidR="00593BFB" w:rsidRDefault="00593BFB" w:rsidP="00593BFB"/>
    <w:p w14:paraId="2ED0CE05" w14:textId="77777777" w:rsidR="00593BFB" w:rsidRDefault="00593BFB" w:rsidP="00593BFB"/>
    <w:p w14:paraId="0E1C857E" w14:textId="77777777" w:rsidR="00593BFB" w:rsidRDefault="00593BFB" w:rsidP="00593BFB"/>
    <w:p w14:paraId="05B2BADD" w14:textId="77777777" w:rsidR="00593BFB" w:rsidRDefault="00593BFB" w:rsidP="00593BFB"/>
    <w:p w14:paraId="78A396B8" w14:textId="77777777" w:rsidR="00593BFB" w:rsidRDefault="00593BFB" w:rsidP="00593BFB"/>
    <w:p w14:paraId="6488253A" w14:textId="77777777" w:rsidR="00593BFB" w:rsidRDefault="00593BFB" w:rsidP="00593BFB"/>
    <w:p w14:paraId="36B411C4" w14:textId="77777777" w:rsidR="00593BFB" w:rsidRDefault="00593BFB" w:rsidP="00593BFB"/>
    <w:p w14:paraId="51DA9962" w14:textId="77777777" w:rsidR="00593BFB" w:rsidRDefault="00593BFB" w:rsidP="00593BFB"/>
    <w:p w14:paraId="57CC9514" w14:textId="77777777" w:rsidR="00593BFB" w:rsidRDefault="00593BFB" w:rsidP="00593BFB"/>
    <w:p w14:paraId="6E29554C" w14:textId="77777777" w:rsidR="00593BFB" w:rsidRDefault="00593BFB" w:rsidP="00593BFB"/>
    <w:p w14:paraId="7DE91D00" w14:textId="77777777" w:rsidR="00593BFB" w:rsidRDefault="00593BFB" w:rsidP="00593BFB"/>
    <w:p w14:paraId="74E2915C" w14:textId="77777777" w:rsidR="00593BFB" w:rsidRDefault="00593BFB" w:rsidP="00593BFB"/>
    <w:p w14:paraId="23EC54CF" w14:textId="77777777" w:rsidR="00593BFB" w:rsidRDefault="00593BFB" w:rsidP="00593BFB"/>
    <w:p w14:paraId="56B5F34C" w14:textId="77777777" w:rsidR="00593BFB" w:rsidRDefault="00593BFB" w:rsidP="00593BFB"/>
    <w:p w14:paraId="7FF0C636" w14:textId="77777777" w:rsidR="00593BFB" w:rsidRPr="00593BFB" w:rsidRDefault="00593BFB" w:rsidP="00593BFB"/>
    <w:p w14:paraId="0BC75B47" w14:textId="1F91FBA3" w:rsidR="004D6E08" w:rsidRDefault="00347E21" w:rsidP="004D6E08">
      <w:pPr>
        <w:pStyle w:val="berschrift2"/>
      </w:pPr>
      <w:bookmarkStart w:id="76" w:name="_Toc241501515"/>
      <w:r>
        <w:lastRenderedPageBreak/>
        <w:t>11.9 Risikobasierte Stichprobenauswahl</w:t>
      </w:r>
      <w:bookmarkEnd w:id="76"/>
    </w:p>
    <w:p w14:paraId="22BDE1AC" w14:textId="77777777" w:rsidR="00593BFB" w:rsidRPr="00593BFB" w:rsidRDefault="00593BFB" w:rsidP="00593BFB"/>
    <w:p w14:paraId="7A056AB0" w14:textId="77777777" w:rsidR="004D6E08" w:rsidRDefault="004D6E08" w:rsidP="004D6E08">
      <w:pPr>
        <w:spacing w:before="80" w:after="80"/>
      </w:pPr>
      <w:r>
        <w:t>Die Auswahl der in die Stichprobe aufzunehmenden Standorte hat risikobasiert zu erfolgen. Der Auditor legt die Stichprobenauswahl im Prüfplan fest und begründet die Auswahl nachvollziehbar. Folgende Kriterien sind bei der Stichprobenauswahl maßgeblich zu berücksichtigen:</w:t>
      </w:r>
    </w:p>
    <w:p w14:paraId="4B24D095" w14:textId="7DEE4F9C" w:rsidR="0064107E" w:rsidRDefault="004D6E08" w:rsidP="00C71491">
      <w:pPr>
        <w:pStyle w:val="Listenabsatz"/>
        <w:numPr>
          <w:ilvl w:val="0"/>
          <w:numId w:val="4"/>
        </w:numPr>
      </w:pPr>
      <w:r>
        <w:t>Tätigkeitsprofil und spezifisches Risikoprofil des Standorts (z. B. Entwicklung, Produktion, IT-Betrieb, Forschung, Verwaltung)</w:t>
      </w:r>
    </w:p>
    <w:p w14:paraId="0BA055F8" w14:textId="6EA6B091" w:rsidR="0064107E" w:rsidRDefault="004D6E08" w:rsidP="0064107E">
      <w:pPr>
        <w:pStyle w:val="Listenabsatz"/>
        <w:numPr>
          <w:ilvl w:val="0"/>
          <w:numId w:val="4"/>
        </w:numPr>
      </w:pPr>
      <w:r>
        <w:t>Schutzbedarf der am Standort verarbeiteten oder gelagerten Informationen und Güter</w:t>
      </w:r>
    </w:p>
    <w:p w14:paraId="367E19BA" w14:textId="38952F17" w:rsidR="0064107E" w:rsidRDefault="004D6E08" w:rsidP="0064107E">
      <w:pPr>
        <w:pStyle w:val="Listenabsatz"/>
        <w:numPr>
          <w:ilvl w:val="0"/>
          <w:numId w:val="4"/>
        </w:numPr>
      </w:pPr>
      <w:r>
        <w:t>Art und Umfang der am Standort betriebenen kritischen Prozesse, IT-Systeme und OT-Anlagen</w:t>
      </w:r>
    </w:p>
    <w:p w14:paraId="12731489" w14:textId="5C283708" w:rsidR="0064107E" w:rsidRDefault="004D6E08" w:rsidP="0064107E">
      <w:pPr>
        <w:pStyle w:val="Listenabsatz"/>
        <w:numPr>
          <w:ilvl w:val="0"/>
          <w:numId w:val="4"/>
        </w:numPr>
      </w:pPr>
      <w:r>
        <w:t>Geografische Lage und geopolitisches Risikoprofil des Standorts</w:t>
      </w:r>
    </w:p>
    <w:p w14:paraId="5475DD24" w14:textId="0818AB78" w:rsidR="009C3E6D" w:rsidRDefault="004D6E08" w:rsidP="00C71491">
      <w:pPr>
        <w:pStyle w:val="Listenabsatz"/>
        <w:numPr>
          <w:ilvl w:val="0"/>
          <w:numId w:val="4"/>
        </w:numPr>
      </w:pPr>
      <w:r>
        <w:t>Bisherige Prüffeststellungen an dem Standort oder vergleichbaren Standorten (sofern bekannt)</w:t>
      </w:r>
    </w:p>
    <w:p w14:paraId="367FD89F" w14:textId="04AC9104" w:rsidR="0064107E" w:rsidRDefault="004D6E08" w:rsidP="00C71491">
      <w:pPr>
        <w:pStyle w:val="Listenabsatz"/>
        <w:numPr>
          <w:ilvl w:val="0"/>
          <w:numId w:val="4"/>
        </w:numPr>
      </w:pPr>
      <w:r>
        <w:t>Bekannte organisatorische oder technische Änderungen am Standort seit der letzten Prüfung</w:t>
      </w:r>
    </w:p>
    <w:p w14:paraId="4B73F96F" w14:textId="77777777" w:rsidR="004D6E08" w:rsidRDefault="004D6E08" w:rsidP="004D6E08">
      <w:pPr>
        <w:pStyle w:val="Listenabsatz"/>
        <w:numPr>
          <w:ilvl w:val="0"/>
          <w:numId w:val="4"/>
        </w:numPr>
      </w:pPr>
      <w:r>
        <w:t>Grad der Integration des Standorts in die zentrale ISMS-Governance</w:t>
      </w:r>
    </w:p>
    <w:p w14:paraId="3B35040C" w14:textId="77777777" w:rsidR="004D6E08" w:rsidRDefault="004D6E08" w:rsidP="004D6E08">
      <w:pPr>
        <w:spacing w:before="80" w:after="80"/>
      </w:pPr>
    </w:p>
    <w:p w14:paraId="7BE90956" w14:textId="77777777" w:rsidR="004D6E08" w:rsidRDefault="004D6E08" w:rsidP="004D6E08">
      <w:pPr>
        <w:spacing w:before="80" w:after="80"/>
      </w:pPr>
      <w:r>
        <w:t>Standorte mit erhöhtem Risikoprofil sind bevorzugt in die Stichprobe aufzunehmen. Eine rein zufällige oder rotationsbasierte Auswahl ohne risikobasierte Begründung ist nicht zulässig.</w:t>
      </w:r>
    </w:p>
    <w:p w14:paraId="26F25280" w14:textId="77777777" w:rsidR="00C71491" w:rsidRDefault="00C71491" w:rsidP="004D6E08">
      <w:pPr>
        <w:spacing w:before="80" w:after="80"/>
      </w:pPr>
    </w:p>
    <w:p w14:paraId="03AA0727" w14:textId="77777777" w:rsidR="00593BFB" w:rsidRDefault="00593BFB" w:rsidP="004D6E08">
      <w:pPr>
        <w:spacing w:before="80" w:after="80"/>
      </w:pPr>
    </w:p>
    <w:p w14:paraId="52652728" w14:textId="77777777" w:rsidR="00593BFB" w:rsidRDefault="00593BFB" w:rsidP="004D6E08">
      <w:pPr>
        <w:spacing w:before="80" w:after="80"/>
      </w:pPr>
    </w:p>
    <w:p w14:paraId="5277915E" w14:textId="77777777" w:rsidR="00593BFB" w:rsidRDefault="00593BFB" w:rsidP="004D6E08">
      <w:pPr>
        <w:spacing w:before="80" w:after="80"/>
      </w:pPr>
    </w:p>
    <w:p w14:paraId="48D91422" w14:textId="77777777" w:rsidR="00593BFB" w:rsidRDefault="00593BFB" w:rsidP="004D6E08">
      <w:pPr>
        <w:spacing w:before="80" w:after="80"/>
      </w:pPr>
    </w:p>
    <w:p w14:paraId="11BDDE9A" w14:textId="77777777" w:rsidR="00593BFB" w:rsidRDefault="00593BFB" w:rsidP="004D6E08">
      <w:pPr>
        <w:spacing w:before="80" w:after="80"/>
      </w:pPr>
    </w:p>
    <w:p w14:paraId="34E84977" w14:textId="77777777" w:rsidR="00593BFB" w:rsidRDefault="00593BFB" w:rsidP="004D6E08">
      <w:pPr>
        <w:spacing w:before="80" w:after="80"/>
      </w:pPr>
    </w:p>
    <w:p w14:paraId="021E03AD" w14:textId="77777777" w:rsidR="00593BFB" w:rsidRDefault="00593BFB" w:rsidP="004D6E08">
      <w:pPr>
        <w:spacing w:before="80" w:after="80"/>
      </w:pPr>
    </w:p>
    <w:p w14:paraId="0F5C46F3" w14:textId="77777777" w:rsidR="00593BFB" w:rsidRDefault="00593BFB" w:rsidP="004D6E08">
      <w:pPr>
        <w:spacing w:before="80" w:after="80"/>
      </w:pPr>
    </w:p>
    <w:p w14:paraId="78233820" w14:textId="77777777" w:rsidR="00593BFB" w:rsidRDefault="00593BFB" w:rsidP="004D6E08">
      <w:pPr>
        <w:spacing w:before="80" w:after="80"/>
      </w:pPr>
    </w:p>
    <w:p w14:paraId="0CF9613D" w14:textId="77777777" w:rsidR="00593BFB" w:rsidRDefault="00593BFB" w:rsidP="004D6E08">
      <w:pPr>
        <w:spacing w:before="80" w:after="80"/>
      </w:pPr>
    </w:p>
    <w:p w14:paraId="21644EAD" w14:textId="77777777" w:rsidR="00593BFB" w:rsidRDefault="00593BFB" w:rsidP="004D6E08">
      <w:pPr>
        <w:spacing w:before="80" w:after="80"/>
      </w:pPr>
    </w:p>
    <w:p w14:paraId="303AA85E" w14:textId="77777777" w:rsidR="00593BFB" w:rsidRDefault="00593BFB" w:rsidP="004D6E08">
      <w:pPr>
        <w:spacing w:before="80" w:after="80"/>
      </w:pPr>
    </w:p>
    <w:p w14:paraId="5E0438EF" w14:textId="67723767" w:rsidR="00C71491" w:rsidRDefault="00347E21" w:rsidP="00C71491">
      <w:pPr>
        <w:pStyle w:val="berschrift2"/>
      </w:pPr>
      <w:bookmarkStart w:id="77" w:name="_Toc241501516"/>
      <w:r>
        <w:lastRenderedPageBreak/>
        <w:t>11.10 Standortbezogene Prüfpunktauswahl</w:t>
      </w:r>
      <w:bookmarkEnd w:id="77"/>
    </w:p>
    <w:p w14:paraId="0DDF3ECA" w14:textId="77777777" w:rsidR="00593BFB" w:rsidRPr="00593BFB" w:rsidRDefault="00593BFB" w:rsidP="00593BFB"/>
    <w:p w14:paraId="742BF8D7" w14:textId="77777777" w:rsidR="004D6E08" w:rsidRDefault="004D6E08" w:rsidP="004D6E08">
      <w:pPr>
        <w:spacing w:before="80" w:after="80"/>
      </w:pPr>
      <w:r>
        <w:t xml:space="preserve">Für Stichproben-Standorte, die mit LoE 2 oder LoE 3 geprüft werden, legt der Auditor eine risikobasierte Auswahl der zu vertiefenden Prüfpunkte fest. Folgende Aspekte sind dabei prioritär zu berücksichtigen:</w:t>
      </w:r>
    </w:p>
    <w:p w14:paraId="78BE6E75" w14:textId="34E39277" w:rsidR="002F3C9C" w:rsidRDefault="004D6E08" w:rsidP="00C71491">
      <w:pPr>
        <w:pStyle w:val="Listenabsatz"/>
        <w:numPr>
          <w:ilvl w:val="0"/>
          <w:numId w:val="4"/>
        </w:numPr>
      </w:pPr>
      <w:r>
        <w:t>Physische Sicherheit und Zutrittsregelungen am Standort</w:t>
      </w:r>
    </w:p>
    <w:p w14:paraId="3774629A" w14:textId="0055F85A" w:rsidR="002F3C9C" w:rsidRDefault="004D6E08" w:rsidP="002F3C9C">
      <w:pPr>
        <w:pStyle w:val="Listenabsatz"/>
        <w:numPr>
          <w:ilvl w:val="0"/>
          <w:numId w:val="4"/>
        </w:numPr>
      </w:pPr>
      <w:r>
        <w:t>Lokaler Betrieb von IT- und OT-Systemen sowie standortspezifische Schnittstellen zur zentralen Infrastruktur</w:t>
      </w:r>
    </w:p>
    <w:p w14:paraId="7580DE71" w14:textId="0515510A" w:rsidR="002F3C9C" w:rsidRDefault="004D6E08" w:rsidP="002F3C9C">
      <w:pPr>
        <w:pStyle w:val="Listenabsatz"/>
        <w:numPr>
          <w:ilvl w:val="0"/>
          <w:numId w:val="4"/>
        </w:numPr>
      </w:pPr>
      <w:r>
        <w:t>Standortbezogene Umsetzung von Identitäts- und Zugriffsmanagement (IAM)</w:t>
      </w:r>
    </w:p>
    <w:p w14:paraId="350AED1E" w14:textId="27EAC38A" w:rsidR="002F3C9C" w:rsidRDefault="004D6E08" w:rsidP="002F3C9C">
      <w:pPr>
        <w:pStyle w:val="Listenabsatz"/>
        <w:numPr>
          <w:ilvl w:val="0"/>
          <w:numId w:val="4"/>
        </w:numPr>
      </w:pPr>
      <w:r>
        <w:t>Sensibilisierung und Schulung der Mitarbeitenden am Standort</w:t>
      </w:r>
    </w:p>
    <w:p w14:paraId="23FF1473" w14:textId="0DC723E8" w:rsidR="002F3C9C" w:rsidRDefault="004D6E08" w:rsidP="002F3C9C">
      <w:pPr>
        <w:pStyle w:val="Listenabsatz"/>
        <w:numPr>
          <w:ilvl w:val="0"/>
          <w:numId w:val="4"/>
        </w:numPr>
      </w:pPr>
      <w:r>
        <w:t xml:space="preserve">Standortspezifisches Incident-Management und Eskalationsprozesse</w:t>
      </w:r>
    </w:p>
    <w:p w14:paraId="1C3F5C0C" w14:textId="26109AB2" w:rsidR="002F3C9C" w:rsidRDefault="004D6E08" w:rsidP="002F3C9C">
      <w:pPr>
        <w:pStyle w:val="Listenabsatz"/>
        <w:numPr>
          <w:ilvl w:val="0"/>
          <w:numId w:val="4"/>
        </w:numPr>
      </w:pPr>
      <w:r>
        <w:t>Physische und logische Trennung sensitiver Bereiche (Clean Desk, Sichtschutz, Serverräume)</w:t>
      </w:r>
    </w:p>
    <w:p w14:paraId="63076113" w14:textId="77777777" w:rsidR="004D6E08" w:rsidRDefault="004D6E08" w:rsidP="004D6E08">
      <w:pPr>
        <w:pStyle w:val="Listenabsatz"/>
        <w:numPr>
          <w:ilvl w:val="0"/>
          <w:numId w:val="4"/>
        </w:numPr>
      </w:pPr>
      <w:r>
        <w:t>Compliance mit standortrelevanten regulatorischen Anforderungen</w:t>
      </w:r>
    </w:p>
    <w:p w14:paraId="2D2409F8" w14:textId="77777777" w:rsidR="004D6E08" w:rsidRDefault="004D6E08" w:rsidP="004D6E08">
      <w:pPr>
        <w:spacing w:before="80" w:after="80"/>
      </w:pPr>
    </w:p>
    <w:p w14:paraId="5A9F306E" w14:textId="34810F20" w:rsidR="004D6E08" w:rsidRDefault="004D6E08" w:rsidP="004D6E08">
      <w:pPr>
        <w:spacing w:before="80" w:after="80"/>
      </w:pPr>
      <w:r>
        <w:t xml:space="preserve">Bei Rest-Standorten, die mit LoE 1 geprüft werden (beauftragter LoE 2), sind im Rahmen der Selbstauskunft standortbezogene Besonderheiten explizit zu beschreiben. Der Auditor stellt im Rahmen der Plausibilitätsprüfung sicher, dass die Angaben für den jeweiligen Standort nachvollziehbar und konsistent sind.</w:t>
      </w:r>
    </w:p>
    <w:p w14:paraId="5D77686F" w14:textId="77777777" w:rsidR="00C71491" w:rsidRDefault="00C71491" w:rsidP="004D6E08">
      <w:pPr>
        <w:spacing w:before="80" w:after="80"/>
      </w:pPr>
    </w:p>
    <w:p w14:paraId="2811D4CA" w14:textId="4B1A59A0" w:rsidR="004D6E08" w:rsidRDefault="00347E21" w:rsidP="004D6E08">
      <w:pPr>
        <w:pStyle w:val="berschrift2"/>
      </w:pPr>
      <w:bookmarkStart w:id="78" w:name="_Toc241501517"/>
      <w:r>
        <w:t>11.11 Erweiterung der Stichprobe</w:t>
      </w:r>
      <w:bookmarkEnd w:id="78"/>
    </w:p>
    <w:p w14:paraId="5431325D" w14:textId="77777777" w:rsidR="00593BFB" w:rsidRPr="00593BFB" w:rsidRDefault="00593BFB" w:rsidP="00593BFB"/>
    <w:p w14:paraId="4F1D0147" w14:textId="77777777" w:rsidR="004D6E08" w:rsidRDefault="004D6E08" w:rsidP="004D6E08">
      <w:pPr>
        <w:spacing w:before="80" w:after="80"/>
      </w:pPr>
      <w:r>
        <w:t>Der Auditor ist berechtigt und bei Vorliegen begründeter Anhaltspunkte verpflichtet, die Stichprobe auf weitere Standorte auszudehnen. Anhaltspunkte für eine Erweiterung der Stichprobe sind insbesondere:</w:t>
      </w:r>
    </w:p>
    <w:p w14:paraId="64FD2644" w14:textId="5D8C3DA7" w:rsidR="002F3C9C" w:rsidRDefault="004D6E08" w:rsidP="00C71491">
      <w:pPr>
        <w:pStyle w:val="Listenabsatz"/>
        <w:numPr>
          <w:ilvl w:val="0"/>
          <w:numId w:val="4"/>
        </w:numPr>
      </w:pPr>
      <w:r>
        <w:t>Feststellung kritischer Abweichungen an einem oder mehreren Stichproben-Standorten, die auf eine systemische Schwäche der zentralen ISMS-Steuerung hindeuten</w:t>
      </w:r>
    </w:p>
    <w:p w14:paraId="699349BB" w14:textId="4F1A4F1F" w:rsidR="002F3C9C" w:rsidRDefault="004D6E08" w:rsidP="002F3C9C">
      <w:pPr>
        <w:pStyle w:val="Listenabsatz"/>
        <w:numPr>
          <w:ilvl w:val="0"/>
          <w:numId w:val="4"/>
        </w:numPr>
      </w:pPr>
      <w:r>
        <w:t>Erhebliche Inkonsistenzen zwischen den Angaben des Hauptstandorts und der Umsetzung an Stichproben-Standorten</w:t>
      </w:r>
    </w:p>
    <w:p w14:paraId="57CE8009" w14:textId="22F45BEF" w:rsidR="002F3C9C" w:rsidRDefault="004D6E08" w:rsidP="002F3C9C">
      <w:pPr>
        <w:pStyle w:val="Listenabsatz"/>
        <w:numPr>
          <w:ilvl w:val="0"/>
          <w:numId w:val="4"/>
        </w:numPr>
      </w:pPr>
      <w:r>
        <w:t>Hinweise auf standortspezifische Gefährdungen, die im Rahmen der initialen Risikoanalyse nicht vollständig berücksichtigt wurden</w:t>
      </w:r>
    </w:p>
    <w:p w14:paraId="114CE515" w14:textId="77777777" w:rsidR="004D6E08" w:rsidRDefault="004D6E08" w:rsidP="004D6E08">
      <w:pPr>
        <w:pStyle w:val="Listenabsatz"/>
        <w:numPr>
          <w:ilvl w:val="0"/>
          <w:numId w:val="4"/>
        </w:numPr>
      </w:pPr>
      <w:r>
        <w:t>Wesentliche organisatorische oder technische Veränderungen an Standorten seit der letzten Prüfung</w:t>
      </w:r>
    </w:p>
    <w:p w14:paraId="0AE1C806" w14:textId="77777777" w:rsidR="002F3C9C" w:rsidRDefault="002F3C9C" w:rsidP="004D6E08">
      <w:pPr>
        <w:spacing w:before="80" w:after="80"/>
      </w:pPr>
    </w:p>
    <w:p w14:paraId="7F2ED9D8" w14:textId="77777777" w:rsidR="004D6E08" w:rsidRDefault="004D6E08" w:rsidP="004D6E08">
      <w:pPr>
        <w:spacing w:before="80" w:after="80"/>
      </w:pPr>
      <w:r>
        <w:t xml:space="preserve">Die Entscheidung zur Stichprobenerweiterung, die Begründung sowie die resultierenden Prüfergebnisse sind vollständig in der Prüfdokumentation zu erfassen. </w:t>
        <w:lastRenderedPageBreak/>
        <w:t>Eine Stichprobenerweiterung kann auch während der laufenden Prüfung erfolgen und ist dem geprüften Unternehmen unverzüglich mitzuteilen.</w:t>
      </w:r>
    </w:p>
    <w:p w14:paraId="71F82D7D" w14:textId="77777777" w:rsidR="00C71491" w:rsidRDefault="00C71491" w:rsidP="004D6E08">
      <w:pPr>
        <w:spacing w:before="80" w:after="80"/>
      </w:pPr>
    </w:p>
    <w:p w14:paraId="43682237" w14:textId="52928D70" w:rsidR="004D6E08" w:rsidRDefault="00347E21" w:rsidP="004D6E08">
      <w:pPr>
        <w:pStyle w:val="berschrift2"/>
      </w:pPr>
      <w:bookmarkStart w:id="79" w:name="_Toc241501518"/>
      <w:r>
        <w:t>11.12 Dokumentationsanforderungen</w:t>
      </w:r>
      <w:bookmarkEnd w:id="79"/>
    </w:p>
    <w:p w14:paraId="71E7C745" w14:textId="77777777" w:rsidR="00593BFB" w:rsidRPr="00593BFB" w:rsidRDefault="00593BFB" w:rsidP="00593BFB"/>
    <w:p w14:paraId="0CF55D71" w14:textId="77777777" w:rsidR="004D6E08" w:rsidRDefault="004D6E08" w:rsidP="004D6E08">
      <w:pPr>
        <w:spacing w:before="80" w:after="80"/>
      </w:pPr>
      <w:r>
        <w:t>Der Multi-Site-Ansatz unterliegt erhöhten Dokumentationsanforderungen. Alle nachfolgend aufgeführten Aspekte sind nachvollziehbar in der Prüfdokumentation festzuhalten:</w:t>
      </w:r>
    </w:p>
    <w:p w14:paraId="08576469" w14:textId="7223AF00" w:rsidR="002F3C9C" w:rsidRDefault="004D6E08" w:rsidP="00C71491">
      <w:pPr>
        <w:pStyle w:val="Listenabsatz"/>
        <w:numPr>
          <w:ilvl w:val="0"/>
          <w:numId w:val="4"/>
        </w:numPr>
      </w:pPr>
      <w:r>
        <w:t xml:space="preserve">Vollständige Liste aller im Prüfscope enthaltenen Standorte mit Angabe von Name, Anschrift und Tätigkeitsprofil</w:t>
      </w:r>
    </w:p>
    <w:p w14:paraId="5A619C90" w14:textId="4DAA453C" w:rsidR="002F3C9C" w:rsidRDefault="004D6E08" w:rsidP="002F3C9C">
      <w:pPr>
        <w:pStyle w:val="Listenabsatz"/>
        <w:numPr>
          <w:ilvl w:val="0"/>
          <w:numId w:val="4"/>
        </w:numPr>
      </w:pPr>
      <w:r>
        <w:t>Benennung und Begründung des Hauptstandorts (Zentrale/HQ)</w:t>
      </w:r>
    </w:p>
    <w:p w14:paraId="5F56337C" w14:textId="2AA621F5" w:rsidR="002F3C9C" w:rsidRDefault="004D6E08" w:rsidP="002F3C9C">
      <w:pPr>
        <w:pStyle w:val="Listenabsatz"/>
        <w:numPr>
          <w:ilvl w:val="0"/>
          <w:numId w:val="4"/>
        </w:numPr>
      </w:pPr>
      <w:r>
        <w:t>Angewendete Stichprobenformel und Berechnung der Stichprobengröße</w:t>
      </w:r>
    </w:p>
    <w:p w14:paraId="18CFA5DC" w14:textId="3686DA35" w:rsidR="002F3C9C" w:rsidRDefault="004D6E08" w:rsidP="002F3C9C">
      <w:pPr>
        <w:pStyle w:val="Listenabsatz"/>
        <w:numPr>
          <w:ilvl w:val="0"/>
          <w:numId w:val="4"/>
        </w:numPr>
      </w:pPr>
      <w:r>
        <w:t>Liste der ausgewählten Stichproben-Standorte sowie risikobasierte Begründung der Auswahl</w:t>
      </w:r>
    </w:p>
    <w:p w14:paraId="55654D32" w14:textId="69AEFF02" w:rsidR="002F3C9C" w:rsidRDefault="004D6E08" w:rsidP="002F3C9C">
      <w:pPr>
        <w:pStyle w:val="Listenabsatz"/>
        <w:numPr>
          <w:ilvl w:val="0"/>
          <w:numId w:val="4"/>
        </w:numPr>
      </w:pPr>
      <w:r>
        <w:t xml:space="preserve">Zugeordnetes Level of Examination je Standort (Hauptstandort, Stichproben-Standorte, Rest-Standorte)</w:t>
      </w:r>
    </w:p>
    <w:p w14:paraId="45937D82" w14:textId="2572AFEC" w:rsidR="002F3C9C" w:rsidRDefault="004D6E08" w:rsidP="002F3C9C">
      <w:pPr>
        <w:pStyle w:val="Listenabsatz"/>
        <w:numPr>
          <w:ilvl w:val="0"/>
          <w:numId w:val="4"/>
        </w:numPr>
      </w:pPr>
      <w:r>
        <w:t>Standortbezogene Prüfpunktauswahl für Stichproben-Standorte inkl. Auswahlbegründung</w:t>
      </w:r>
    </w:p>
    <w:p w14:paraId="3BC9807A" w14:textId="16B18F7D" w:rsidR="002F3C9C" w:rsidRDefault="004D6E08" w:rsidP="002F3C9C">
      <w:pPr>
        <w:pStyle w:val="Listenabsatz"/>
        <w:numPr>
          <w:ilvl w:val="0"/>
          <w:numId w:val="4"/>
        </w:numPr>
      </w:pPr>
      <w:r>
        <w:t>Prüfergebnisse und Feststellungen je Standort (Reifegrade, Abweichungen, Beobachtungen)</w:t>
      </w:r>
    </w:p>
    <w:p w14:paraId="4D0AB0B0" w14:textId="77777777" w:rsidR="004D6E08" w:rsidRDefault="004D6E08" w:rsidP="004D6E08">
      <w:pPr>
        <w:pStyle w:val="Listenabsatz"/>
        <w:numPr>
          <w:ilvl w:val="0"/>
          <w:numId w:val="4"/>
        </w:numPr>
      </w:pPr>
      <w:r>
        <w:t>Ggf. Begründung einer Stichprobenerweiterung und deren Ergebnisse</w:t>
      </w:r>
    </w:p>
    <w:p w14:paraId="2E292E46" w14:textId="77777777" w:rsidR="004D6E08" w:rsidRDefault="004D6E08" w:rsidP="004D6E08">
      <w:pPr>
        <w:spacing w:before="80" w:after="80"/>
      </w:pPr>
    </w:p>
    <w:p w14:paraId="7CE10134" w14:textId="77777777" w:rsidR="004D6E08" w:rsidRDefault="004D6E08" w:rsidP="004D6E08">
      <w:pPr>
        <w:spacing w:before="80" w:after="80"/>
      </w:pPr>
      <w:r>
        <w:t xml:space="preserve">Die standortbezogenen Prüfergebnisse fließen in das Gesamtprüfergebnis des Prüfscopes ein. Kritische oder nicht kritische Abweichungen, die an einem Stichproben- oder Rest-Standort festgestellt werden, sind vollständig in die Gesamtbewertung einzubeziehen und im Prüfbericht standortbezogen auszuweisen.</w:t>
      </w:r>
    </w:p>
    <w:p w14:paraId="37DEBF2A" w14:textId="77777777" w:rsidR="00C71491" w:rsidRDefault="00C71491" w:rsidP="004D6E08">
      <w:pPr>
        <w:spacing w:before="80" w:after="80"/>
      </w:pPr>
    </w:p>
    <w:p w14:paraId="1A4A5A2E" w14:textId="77777777" w:rsidR="00C71491" w:rsidRDefault="00C71491" w:rsidP="004D6E08">
      <w:pPr>
        <w:spacing w:before="80" w:after="80"/>
      </w:pPr>
    </w:p>
    <w:p w14:paraId="1FC6385C" w14:textId="77777777" w:rsidR="00C71491" w:rsidRDefault="00C71491" w:rsidP="004D6E08">
      <w:pPr>
        <w:spacing w:before="80" w:after="80"/>
      </w:pPr>
    </w:p>
    <w:p w14:paraId="069757F4" w14:textId="77777777" w:rsidR="00C71491" w:rsidRDefault="00C71491" w:rsidP="004D6E08">
      <w:pPr>
        <w:spacing w:before="80" w:after="80"/>
      </w:pPr>
    </w:p>
    <w:p w14:paraId="7ED8EA4D" w14:textId="77777777" w:rsidR="00C71491" w:rsidRDefault="00C71491" w:rsidP="004D6E08">
      <w:pPr>
        <w:spacing w:before="80" w:after="80"/>
      </w:pPr>
    </w:p>
    <w:p w14:paraId="6D39CD7B" w14:textId="77777777" w:rsidR="00C71491" w:rsidRDefault="00C71491" w:rsidP="004D6E08">
      <w:pPr>
        <w:spacing w:before="80" w:after="80"/>
      </w:pPr>
    </w:p>
    <w:p w14:paraId="0D3387F4" w14:textId="77777777" w:rsidR="00A978DB" w:rsidRDefault="00A978DB" w:rsidP="004D6E08">
      <w:pPr>
        <w:spacing w:before="80" w:after="80"/>
      </w:pPr>
    </w:p>
    <w:p w14:paraId="6B5798C7" w14:textId="77777777" w:rsidR="00A978DB" w:rsidRDefault="00A978DB" w:rsidP="004D6E08">
      <w:pPr>
        <w:spacing w:before="80" w:after="80"/>
      </w:pPr>
    </w:p>
    <w:p w14:paraId="7D9F54AC" w14:textId="77777777" w:rsidR="00C71491" w:rsidRDefault="00C71491" w:rsidP="004D6E08">
      <w:pPr>
        <w:spacing w:before="80" w:after="80"/>
      </w:pPr>
    </w:p>
    <w:p w14:paraId="5EF8168F" w14:textId="7B20B798" w:rsidR="004D6E08" w:rsidRDefault="00347E21" w:rsidP="004D6E08">
      <w:pPr>
        <w:pStyle w:val="berschrift2"/>
      </w:pPr>
      <w:bookmarkStart w:id="80" w:name="_Toc241501519"/>
      <w:r>
        <w:lastRenderedPageBreak/>
        <w:t>11.13 Ergebnisdarstellung und Gesamtbewertung</w:t>
      </w:r>
      <w:bookmarkEnd w:id="80"/>
    </w:p>
    <w:p w14:paraId="33E8EFF1" w14:textId="77777777" w:rsidR="002E5ABD" w:rsidRPr="002E5ABD" w:rsidRDefault="002E5ABD" w:rsidP="002E5ABD"/>
    <w:p w14:paraId="6E8650BA" w14:textId="77777777" w:rsidR="004D6E08" w:rsidRDefault="004D6E08" w:rsidP="004D6E08">
      <w:pPr>
        <w:spacing w:before="80" w:after="80"/>
      </w:pPr>
      <w:r>
        <w:t xml:space="preserve">Das Prüfergebnis des Multi-Site-Scopes wird als Gesamtbewertung über alle geprüften Standorte ausgewiesen. Grundlage der Gesamtbewertung sind die Prüfergebnisse aller Standorte – unabhängig davon, ob diese mit dem beauftragten LoE, einem heraufgestuften LoE (Hauptstandort bei LoE 2) oder einem herabgestuften LoE (Rest-Standorte) geprüft wurden.</w:t>
      </w:r>
    </w:p>
    <w:p w14:paraId="31D3D52D" w14:textId="77777777" w:rsidR="004D6E08" w:rsidRDefault="004D6E08" w:rsidP="004D6E08">
      <w:pPr>
        <w:spacing w:before="80" w:after="80"/>
      </w:pPr>
      <w:r>
        <w:t>Für die Klassifizierung des Gesamtergebnisses gelten folgende Grundsätze:</w:t>
      </w:r>
    </w:p>
    <w:p w14:paraId="2C8BED3F" w14:textId="79A5A5E4" w:rsidR="009C3E6D" w:rsidRDefault="004D6E08" w:rsidP="00C71491">
      <w:pPr>
        <w:pStyle w:val="Listenabsatz"/>
        <w:numPr>
          <w:ilvl w:val="0"/>
          <w:numId w:val="4"/>
        </w:numPr>
      </w:pPr>
      <w:r>
        <w:t>Eine kritische Abweichung an einem beliebigen Standort führt zur Gesamtbewertung 'kritisch abweichend', unabhängig vom Prüfergebnis der übrigen Standorte.</w:t>
      </w:r>
    </w:p>
    <w:p w14:paraId="2E50DF40" w14:textId="51FEF47A" w:rsidR="009C3E6D" w:rsidRDefault="004D6E08" w:rsidP="009C3E6D">
      <w:pPr>
        <w:pStyle w:val="Listenabsatz"/>
        <w:numPr>
          <w:ilvl w:val="0"/>
          <w:numId w:val="4"/>
        </w:numPr>
      </w:pPr>
      <w:r>
        <w:t>Nicht kritische Abweichungen werden standortübergreifend zusammengeführt und in das Gesamtprüfergebnis einbezogen.</w:t>
      </w:r>
    </w:p>
    <w:p w14:paraId="3802627C" w14:textId="2E5AB43C" w:rsidR="004D6E08" w:rsidRDefault="004D6E08" w:rsidP="004D6E08">
      <w:pPr>
        <w:pStyle w:val="Listenabsatz"/>
        <w:numPr>
          <w:ilvl w:val="0"/>
          <w:numId w:val="4"/>
        </w:numPr>
      </w:pPr>
      <w:r>
        <w:t>Der Security Score wird nach der Systematik gemäß Kapitel 4.2 über alle bewerteten Prüfpunkte aller Standorte berechnet.</w:t>
      </w:r>
    </w:p>
    <w:p w14:paraId="4E89115A" w14:textId="1264BCBA" w:rsidR="004D6E08" w:rsidRDefault="004D6E08" w:rsidP="004D6E08">
      <w:pPr>
        <w:pStyle w:val="Listenabsatz"/>
        <w:numPr>
          <w:ilvl w:val="0"/>
          <w:numId w:val="4"/>
        </w:numPr>
      </w:pPr>
      <w:r>
        <w:t xml:space="preserve">Feststellungen an Rest-Standorten (LoE 1 bei beauftragtem LoE 2 bzw. LoE 2 bei beauftragtem LoE 3) fließen mit reduzierter Evidenztiefe in die Gesamtbewertung ein und sind im Prüfbericht als solche kenntlich zu machen.</w:t>
      </w:r>
    </w:p>
    <w:p w14:paraId="7B6B8F85" w14:textId="77777777" w:rsidR="004D6E08" w:rsidRDefault="004D6E08" w:rsidP="004D6E08">
      <w:pPr>
        <w:spacing w:before="80" w:after="80"/>
      </w:pPr>
    </w:p>
    <w:p w14:paraId="686DDBBF" w14:textId="2974F531" w:rsidR="004D6E08" w:rsidRDefault="004D6E08" w:rsidP="004D6E08">
      <w:pPr>
        <w:spacing w:before="80" w:after="80"/>
      </w:pPr>
      <w:r>
        <w:t>Im Prüfbericht sind die Ergebnisse je Standort transparent und nachvollziehbar auszuweisen. Die Gesamtbewertung des Multi-Site-Scopes entspricht dem Prüfergebnis gemäß Kapitel 7.1.</w:t>
      </w:r>
    </w:p>
    <w:p w14:paraId="59942718" w14:textId="77777777" w:rsidR="004D6E08" w:rsidRDefault="004D6E08" w:rsidP="004D6E08">
      <w:pPr>
        <w:spacing w:before="80" w:after="80"/>
      </w:pPr>
    </w:p>
    <w:p w14:paraId="23ACB576" w14:textId="0BB05165" w:rsidR="004D6E08" w:rsidRDefault="004D6E08" w:rsidP="00F341D2">
      <w:pPr>
        <w:pStyle w:val="CADISKarte"/>
      </w:pPr>
      <w:r>
        <w:rPr>
          <w:b/>
          <w:bCs/>
        </w:rPr>
        <w:t xml:space="preserve">Hinweis: </w:t>
      </w:r>
      <w:r>
        <w:t xml:space="preserve">Wünscht das geprüfte Unternehmen keine Ergebnisübermittlung für einzelne Standorte, gilt die Regelung gemäß Kapitel 7.6 für den gesamten Multi-Site-Scope. Eine selektive Ergebnisübermittlung für Teilscopes innerhalb eines Multi-Site-Scopes ist nicht zulässig.</w:t>
      </w:r>
    </w:p>
    <w:p w14:paraId="3D099D72" w14:textId="22DE407B" w:rsidR="00793731" w:rsidRDefault="00A15DA1" w:rsidP="00BF3012">
      <w:r>
        <w:br w:type="page"/>
      </w:r>
    </w:p>
    <w:p w14:paraId="1D98D3F9" w14:textId="7BB3D7F8" w:rsidR="00BF3012" w:rsidRDefault="00347E21" w:rsidP="00A54337">
      <w:pPr>
        <w:pStyle w:val="berschrift1"/>
      </w:pPr>
      <w:bookmarkStart w:id="81" w:name="_Toc241501520"/>
      <w:r>
        <w:rPr>
          <w:color w:val="017D40"/>
          <w:sz w:val="60"/>
        </w:rPr>
        <w:lastRenderedPageBreak/>
        <w:t xml:space="preserve">12 </w:t>
      </w:r>
      <w:r>
        <w:t>Aufbau einer Agenda</w:t>
      </w:r>
      <w:bookmarkEnd w:id="81"/>
    </w:p>
    <w:p w14:paraId="4CBAE66E" w14:textId="77777777" w:rsidR="002E5ABD" w:rsidRPr="002E5ABD" w:rsidRDefault="002E5ABD" w:rsidP="002E5ABD"/>
    <w:p w14:paraId="3B195558" w14:textId="08A6E599" w:rsidR="00BF3012" w:rsidRDefault="00D10A34" w:rsidP="00BF3012">
      <w:pPr>
        <w:tabs>
          <w:tab w:val="left" w:pos="2224"/>
        </w:tabs>
      </w:pPr>
      <w:r>
        <w:t>Die Prüfagenda bildet das strukturelle Gerüst einer CADIS</w:t>
      </w:r>
      <w:r>
        <w:rPr>
          <w:vertAlign w:val="superscript"/>
        </w:rPr>
        <w:t>®</w:t>
      </w:r>
      <w:r>
        <w:t>-Prüfung und legt den zeitlichen und inhaltlichen Ablauf der jeweiligen Prüfphase verbindlich fest. Sie dient als gemeinsame Arbeitsgrundlage für den Auditor und das geprüfte Unternehmen und stellt sicher, dass alle relevanten Prüfpunkte im vorgesehenen Zeitrahmen systematisch bearbeitet werden können.</w:t>
      </w:r>
    </w:p>
    <w:p w14:paraId="3E705102" w14:textId="77777777" w:rsidR="007459EF" w:rsidRPr="00BF3012" w:rsidRDefault="007459EF" w:rsidP="00BF3012">
      <w:pPr>
        <w:tabs>
          <w:tab w:val="left" w:pos="2224"/>
        </w:tabs>
      </w:pPr>
    </w:p>
    <w:p w14:paraId="55EBF107" w14:textId="77777777" w:rsidR="00BF3012" w:rsidRDefault="00BF3012" w:rsidP="00BF3012">
      <w:pPr>
        <w:tabs>
          <w:tab w:val="left" w:pos="2224"/>
        </w:tabs>
      </w:pPr>
      <w:r>
        <w:t>Die Agenda ist vor Prüfbeginn durch den Auditor zu erstellen, mit dem geprüften Unternehmen abzustimmen und spätestens im Rahmen des Kick-Offs zu bestätigen. Ergeben sich im Kick-Off Änderungen, passt der Auditor die Agenda unverzüglich an und übermittelt sie dem geprüften Unternehmen erneut. Sie ist Bestandteil der Prüfdokumentation.</w:t>
      </w:r>
    </w:p>
    <w:p w14:paraId="70CEB987" w14:textId="77777777" w:rsidR="00BF3012" w:rsidRPr="00BF3012" w:rsidRDefault="00BF3012" w:rsidP="00BF3012">
      <w:pPr>
        <w:tabs>
          <w:tab w:val="left" w:pos="2224"/>
        </w:tabs>
      </w:pPr>
    </w:p>
    <w:p w14:paraId="578A6E23" w14:textId="70701D26" w:rsidR="00BF3012" w:rsidRDefault="00BF3012" w:rsidP="00BF3012">
      <w:pPr>
        <w:tabs>
          <w:tab w:val="left" w:pos="2224"/>
        </w:tabs>
      </w:pPr>
      <w:r>
        <w:t xml:space="preserve">Der konkrete Aufbau der Agenda richtet sich nach dem beauftragten Level of Examination sowie dem festgelegten Prüfscope. Die Agenda wird mit dem Auditplan Generator erstellt, der Bestandteil des Audit Release ist (vgl. Kapitel 14).</w:t>
      </w:r>
    </w:p>
    <w:p w14:paraId="26150F4E" w14:textId="77777777" w:rsidR="0015644A" w:rsidRDefault="0015644A" w:rsidP="00BF3012">
      <w:pPr>
        <w:tabs>
          <w:tab w:val="left" w:pos="2224"/>
        </w:tabs>
      </w:pPr>
    </w:p>
    <w:p w14:paraId="388BD63F" w14:textId="6F81FED7" w:rsidR="0015644A" w:rsidRDefault="00815080" w:rsidP="00BF3012">
      <w:pPr>
        <w:tabs>
          <w:tab w:val="left" w:pos="2224"/>
        </w:tabs>
      </w:pPr>
      <w:r>
        <w:t xml:space="preserve">Eine Agenda ist ausschließlich für Prüfungen mit LoE 2 oder LoE 3 zu erstellen, für LoE 1 entfällt diese Anforderung.</w:t>
      </w:r>
    </w:p>
    <w:p w14:paraId="15C8E17C" w14:textId="77777777" w:rsidR="002E5ABD" w:rsidRDefault="002E5ABD" w:rsidP="00BF3012">
      <w:pPr>
        <w:tabs>
          <w:tab w:val="left" w:pos="2224"/>
        </w:tabs>
      </w:pPr>
    </w:p>
    <w:p w14:paraId="7FE81D8B" w14:textId="77777777" w:rsidR="002E5ABD" w:rsidRDefault="002E5ABD" w:rsidP="00BF3012">
      <w:pPr>
        <w:tabs>
          <w:tab w:val="left" w:pos="2224"/>
        </w:tabs>
      </w:pPr>
    </w:p>
    <w:p w14:paraId="427BF3B9" w14:textId="77777777" w:rsidR="002E5ABD" w:rsidRDefault="002E5ABD" w:rsidP="00BF3012">
      <w:pPr>
        <w:tabs>
          <w:tab w:val="left" w:pos="2224"/>
        </w:tabs>
      </w:pPr>
    </w:p>
    <w:p w14:paraId="403C653C" w14:textId="77777777" w:rsidR="002E5ABD" w:rsidRDefault="002E5ABD" w:rsidP="00BF3012">
      <w:pPr>
        <w:tabs>
          <w:tab w:val="left" w:pos="2224"/>
        </w:tabs>
      </w:pPr>
    </w:p>
    <w:p w14:paraId="2DBC63BE" w14:textId="77777777" w:rsidR="002E5ABD" w:rsidRDefault="002E5ABD" w:rsidP="00BF3012">
      <w:pPr>
        <w:tabs>
          <w:tab w:val="left" w:pos="2224"/>
        </w:tabs>
      </w:pPr>
    </w:p>
    <w:p w14:paraId="1DF22F9F" w14:textId="77777777" w:rsidR="002E5ABD" w:rsidRDefault="002E5ABD" w:rsidP="00BF3012">
      <w:pPr>
        <w:tabs>
          <w:tab w:val="left" w:pos="2224"/>
        </w:tabs>
      </w:pPr>
    </w:p>
    <w:p w14:paraId="1A3E74B0" w14:textId="77777777" w:rsidR="002E5ABD" w:rsidRDefault="002E5ABD" w:rsidP="00BF3012">
      <w:pPr>
        <w:tabs>
          <w:tab w:val="left" w:pos="2224"/>
        </w:tabs>
      </w:pPr>
    </w:p>
    <w:p w14:paraId="03DA7789" w14:textId="77777777" w:rsidR="002E5ABD" w:rsidRDefault="002E5ABD" w:rsidP="00BF3012">
      <w:pPr>
        <w:tabs>
          <w:tab w:val="left" w:pos="2224"/>
        </w:tabs>
      </w:pPr>
    </w:p>
    <w:p w14:paraId="42BD2187" w14:textId="77777777" w:rsidR="002E5ABD" w:rsidRDefault="002E5ABD" w:rsidP="00BF3012">
      <w:pPr>
        <w:tabs>
          <w:tab w:val="left" w:pos="2224"/>
        </w:tabs>
      </w:pPr>
    </w:p>
    <w:p w14:paraId="78B9D628" w14:textId="77777777" w:rsidR="002E5ABD" w:rsidRDefault="002E5ABD" w:rsidP="00BF3012">
      <w:pPr>
        <w:tabs>
          <w:tab w:val="left" w:pos="2224"/>
        </w:tabs>
      </w:pPr>
    </w:p>
    <w:p w14:paraId="08C23EA8" w14:textId="77777777" w:rsidR="002E5ABD" w:rsidRDefault="002E5ABD" w:rsidP="00BF3012">
      <w:pPr>
        <w:tabs>
          <w:tab w:val="left" w:pos="2224"/>
        </w:tabs>
      </w:pPr>
    </w:p>
    <w:p w14:paraId="7A1F995C" w14:textId="77777777" w:rsidR="002E5ABD" w:rsidRDefault="002E5ABD" w:rsidP="00BF3012">
      <w:pPr>
        <w:tabs>
          <w:tab w:val="left" w:pos="2224"/>
        </w:tabs>
      </w:pPr>
    </w:p>
    <w:p w14:paraId="20C557F5" w14:textId="77777777" w:rsidR="002E5ABD" w:rsidRDefault="002E5ABD" w:rsidP="00BF3012">
      <w:pPr>
        <w:tabs>
          <w:tab w:val="left" w:pos="2224"/>
        </w:tabs>
      </w:pPr>
    </w:p>
    <w:p w14:paraId="07A5044F" w14:textId="77777777" w:rsidR="002E5ABD" w:rsidRDefault="002E5ABD" w:rsidP="00BF3012">
      <w:pPr>
        <w:tabs>
          <w:tab w:val="left" w:pos="2224"/>
        </w:tabs>
      </w:pPr>
    </w:p>
    <w:p w14:paraId="522C9274" w14:textId="77777777" w:rsidR="002E5ABD" w:rsidRDefault="002E5ABD" w:rsidP="00BF3012">
      <w:pPr>
        <w:tabs>
          <w:tab w:val="left" w:pos="2224"/>
        </w:tabs>
      </w:pPr>
    </w:p>
    <w:p w14:paraId="586025D0" w14:textId="77777777" w:rsidR="002E5ABD" w:rsidRDefault="002E5ABD" w:rsidP="00BF3012">
      <w:pPr>
        <w:tabs>
          <w:tab w:val="left" w:pos="2224"/>
        </w:tabs>
      </w:pPr>
    </w:p>
    <w:p w14:paraId="5B51FC96" w14:textId="77777777" w:rsidR="002E5ABD" w:rsidRDefault="002E5ABD" w:rsidP="00BF3012">
      <w:pPr>
        <w:tabs>
          <w:tab w:val="left" w:pos="2224"/>
        </w:tabs>
      </w:pPr>
    </w:p>
    <w:p w14:paraId="46060915" w14:textId="77777777" w:rsidR="002E5ABD" w:rsidRDefault="002E5ABD" w:rsidP="00BF3012">
      <w:pPr>
        <w:tabs>
          <w:tab w:val="left" w:pos="2224"/>
        </w:tabs>
      </w:pPr>
    </w:p>
    <w:p w14:paraId="2BA788BE" w14:textId="77777777" w:rsidR="002E5ABD" w:rsidRDefault="002E5ABD" w:rsidP="00BF3012">
      <w:pPr>
        <w:tabs>
          <w:tab w:val="left" w:pos="2224"/>
        </w:tabs>
      </w:pPr>
    </w:p>
    <w:p w14:paraId="4BEA68FF" w14:textId="77777777" w:rsidR="002E5ABD" w:rsidRDefault="002E5ABD" w:rsidP="00BF3012">
      <w:pPr>
        <w:tabs>
          <w:tab w:val="left" w:pos="2224"/>
        </w:tabs>
      </w:pPr>
    </w:p>
    <w:p w14:paraId="32BF727C" w14:textId="77777777" w:rsidR="002E5ABD" w:rsidRDefault="002E5ABD" w:rsidP="00BF3012">
      <w:pPr>
        <w:tabs>
          <w:tab w:val="left" w:pos="2224"/>
        </w:tabs>
      </w:pPr>
    </w:p>
    <w:p w14:paraId="059E4F7B" w14:textId="77777777" w:rsidR="002E5ABD" w:rsidRDefault="002E5ABD" w:rsidP="00BF3012">
      <w:pPr>
        <w:tabs>
          <w:tab w:val="left" w:pos="2224"/>
        </w:tabs>
      </w:pPr>
    </w:p>
    <w:p w14:paraId="6FAEFDFB" w14:textId="68110064" w:rsidR="005E391C" w:rsidRDefault="00347E21" w:rsidP="005E391C">
      <w:pPr>
        <w:pStyle w:val="berschrift1"/>
      </w:pPr>
      <w:bookmarkStart w:id="82" w:name="_Toc241501521"/>
      <w:r>
        <w:rPr>
          <w:color w:val="017D40"/>
          <w:sz w:val="60"/>
        </w:rPr>
        <w:lastRenderedPageBreak/>
        <w:t xml:space="preserve">13 </w:t>
      </w:r>
      <w:r>
        <w:t>Übergangsregelungen</w:t>
      </w:r>
      <w:bookmarkEnd w:id="82"/>
    </w:p>
    <w:p w14:paraId="27527468" w14:textId="77777777" w:rsidR="005E391C" w:rsidRDefault="005E391C" w:rsidP="005E391C">
      <w:pPr>
        <w:spacing w:before="80" w:after="80"/>
      </w:pPr>
    </w:p>
    <w:p w14:paraId="214874C1" w14:textId="1D468388" w:rsidR="005E391C" w:rsidRDefault="00D10A34" w:rsidP="005E391C">
      <w:pPr>
        <w:spacing w:before="80" w:after="80"/>
      </w:pPr>
      <w:r>
        <w:t>Bei der Veröffentlichung einer neuen Version des CADIS</w:t>
      </w:r>
      <w:r>
        <w:rPr>
          <w:vertAlign w:val="superscript"/>
        </w:rPr>
        <w:t>®</w:t>
      </w:r>
      <w:r>
        <w:t>-Handbuchs oder des CADIS</w:t>
      </w:r>
      <w:r>
        <w:rPr>
          <w:vertAlign w:val="superscript"/>
        </w:rPr>
        <w:t>®</w:t>
      </w:r>
      <w:r>
        <w:t>-Prüfkatalogs gelten folgende Übergangsregelungen:</w:t>
      </w:r>
    </w:p>
    <w:p w14:paraId="73B3C1B7" w14:textId="77777777" w:rsidR="005E391C" w:rsidRDefault="005E391C" w:rsidP="005E391C">
      <w:pPr>
        <w:spacing w:before="80" w:after="80"/>
      </w:pPr>
    </w:p>
    <w:tbl>
      <w:tblPr>
        <w:tblStyle w:val="Tabellenraster"/>
        <w:tblW w:w="9360" w:type="dxa"/>
        <w:tblLook w:val="04A0" w:firstRow="1" w:lastRow="0" w:firstColumn="1" w:lastColumn="0" w:noHBand="0" w:noVBand="1"/>
      </w:tblPr>
      <w:tblGrid>
        <w:gridCol w:w="3000"/>
        <w:gridCol w:w="6360"/>
      </w:tblGrid>
      <w:tr w:rsidR="00C71491" w:rsidRPr="00187D50" w14:paraId="64FB021F" w14:textId="77777777" w:rsidTr="00DC7041">
        <w:tc>
          <w:tcPr>
            <w:tcW w:w="3000" w:type="dxa"/>
            <w:shd w:val="clear" w:color="063D2C" w:fill="063D2C"/>
          </w:tcPr>
          <w:p w14:paraId="521B6CC2" w14:textId="77777777" w:rsidR="005E391C" w:rsidRPr="00187D50" w:rsidRDefault="005E391C" w:rsidP="00B102DC">
            <w:pPr>
              <w:rPr>
                <w:rFonts w:ascii="Noto Sans Black" w:hAnsi="Noto Sans Black" w:cs="Noto Sans Black"/>
                <w:b/>
                <w:color w:val="FFFFFF"/>
                <w:sz w:val="20"/>
              </w:rPr>
            </w:pPr>
            <w:r>
              <w:rPr>
                <w:rFonts w:ascii="Noto Sans Black" w:hAnsi="Noto Sans Black" w:cs="Noto Sans Black"/>
                <w:b/>
                <w:bCs/>
                <w:color w:val="FFFFFF"/>
                <w:sz w:val="20"/>
                <w:szCs w:val="19"/>
              </w:rPr>
              <w:t>Situation</w:t>
            </w:r>
          </w:p>
        </w:tc>
        <w:tc>
          <w:tcPr>
            <w:tcW w:w="6360" w:type="dxa"/>
            <w:shd w:val="clear" w:color="063D2C" w:fill="063D2C"/>
          </w:tcPr>
          <w:p w14:paraId="0128423F" w14:textId="77777777" w:rsidR="005E391C" w:rsidRPr="00187D50" w:rsidRDefault="005E391C" w:rsidP="00B102DC">
            <w:pPr>
              <w:rPr>
                <w:rFonts w:ascii="Noto Sans Black" w:hAnsi="Noto Sans Black" w:cs="Noto Sans Black"/>
                <w:b/>
                <w:color w:val="FFFFFF"/>
                <w:sz w:val="20"/>
              </w:rPr>
            </w:pPr>
            <w:r>
              <w:rPr>
                <w:rFonts w:ascii="Noto Sans Black" w:hAnsi="Noto Sans Black" w:cs="Noto Sans Black"/>
                <w:b/>
                <w:bCs/>
                <w:color w:val="FFFFFF"/>
                <w:sz w:val="20"/>
                <w:szCs w:val="19"/>
              </w:rPr>
              <w:t>Regelung</w:t>
            </w:r>
          </w:p>
        </w:tc>
      </w:tr>
      <w:tr w:rsidR="00C71491" w:rsidRPr="00187D50" w14:paraId="2297B7D1" w14:textId="77777777" w:rsidTr="00DC7041">
        <w:tc>
          <w:tcPr>
            <w:tcW w:w="3000" w:type="dxa"/>
            <w:shd w:val="clear" w:color="FFFFFF" w:fill="FFFFFF"/>
          </w:tcPr>
          <w:p w14:paraId="18BA1FA5" w14:textId="77777777" w:rsidR="005E391C" w:rsidRPr="00187D50" w:rsidRDefault="005E391C" w:rsidP="00B102DC">
            <w:pPr>
              <w:rPr>
                <w:rFonts w:ascii="Noto Sans" w:hAnsi="Noto Sans" w:cs="Noto Sans"/>
                <w:color w:val="000000"/>
                <w:sz w:val="20"/>
                <w:szCs w:val="20"/>
              </w:rPr>
            </w:pPr>
            <w:r>
              <w:rPr>
                <w:rFonts w:ascii="Noto Sans" w:hAnsi="Noto Sans" w:cs="Noto Sans"/>
                <w:b/>
                <w:bCs/>
                <w:color w:val="000000"/>
                <w:sz w:val="20"/>
                <w:szCs w:val="20"/>
              </w:rPr>
              <w:t>Laufende Prüfungen</w:t>
            </w:r>
          </w:p>
        </w:tc>
        <w:tc>
          <w:tcPr>
            <w:tcW w:w="6360" w:type="dxa"/>
            <w:shd w:val="clear" w:color="FFFFFF" w:fill="FFFFFF"/>
          </w:tcPr>
          <w:p w14:paraId="375CBED7" w14:textId="77777777" w:rsidR="005E391C" w:rsidRPr="00187D50" w:rsidRDefault="005E391C" w:rsidP="00B102DC">
            <w:pPr>
              <w:rPr>
                <w:rFonts w:ascii="Noto Sans" w:hAnsi="Noto Sans" w:cs="Noto Sans"/>
                <w:color w:val="000000"/>
                <w:sz w:val="20"/>
                <w:szCs w:val="20"/>
              </w:rPr>
            </w:pPr>
            <w:r>
              <w:rPr>
                <w:rFonts w:ascii="Noto Sans" w:hAnsi="Noto Sans" w:cs="Noto Sans"/>
                <w:color w:val="000000"/>
                <w:sz w:val="20"/>
                <w:szCs w:val="20"/>
              </w:rPr>
              <w:t>Prüfungen, die zum Zeitpunkt des Inkrafttretens einer neuen Handbuchversion bereits begonnen haben (Kick-Off abgeschlossen), werden nach der zum Prüfbeginn gültigen Version abgeschlossen.</w:t>
            </w:r>
          </w:p>
        </w:tc>
      </w:tr>
      <w:tr w:rsidR="00C71491" w:rsidRPr="00187D50" w14:paraId="37C6D8F1" w14:textId="77777777" w:rsidTr="00DC7041">
        <w:tc>
          <w:tcPr>
            <w:tcW w:w="3000" w:type="dxa"/>
            <w:shd w:val="clear" w:color="F4F8F5" w:fill="F4F8F5"/>
          </w:tcPr>
          <w:p w14:paraId="5B2F3781" w14:textId="77777777" w:rsidR="005E391C" w:rsidRPr="00187D50" w:rsidRDefault="005E391C" w:rsidP="00B102DC">
            <w:pPr>
              <w:rPr>
                <w:rFonts w:ascii="Noto Sans" w:hAnsi="Noto Sans" w:cs="Noto Sans"/>
                <w:color w:val="000000"/>
                <w:sz w:val="20"/>
                <w:szCs w:val="20"/>
              </w:rPr>
            </w:pPr>
            <w:r>
              <w:rPr>
                <w:rFonts w:ascii="Noto Sans" w:hAnsi="Noto Sans" w:cs="Noto Sans"/>
                <w:b/>
                <w:bCs/>
                <w:color w:val="000000"/>
                <w:sz w:val="20"/>
                <w:szCs w:val="20"/>
              </w:rPr>
              <w:t>Bestehende Freigaben</w:t>
            </w:r>
          </w:p>
        </w:tc>
        <w:tc>
          <w:tcPr>
            <w:tcW w:w="6360" w:type="dxa"/>
            <w:shd w:val="clear" w:color="F4F8F5" w:fill="F4F8F5"/>
          </w:tcPr>
          <w:p w14:paraId="3D712881" w14:textId="2713B0B7" w:rsidR="005E391C" w:rsidRPr="00187D50" w:rsidRDefault="00D10A34" w:rsidP="00B102DC">
            <w:pPr>
              <w:rPr>
                <w:rFonts w:ascii="Noto Sans" w:hAnsi="Noto Sans" w:cs="Noto Sans"/>
                <w:color w:val="000000"/>
                <w:sz w:val="20"/>
                <w:szCs w:val="20"/>
              </w:rPr>
            </w:pPr>
            <w:r>
              <w:rPr>
                <w:rFonts w:ascii="Noto Sans" w:hAnsi="Noto Sans" w:cs="Noto Sans"/>
                <w:color w:val="000000"/>
                <w:sz w:val="20"/>
                <w:szCs w:val="20"/>
              </w:rPr>
              <w:t>Freigaben, die auf Basis einer älteren Handbuch- oder Katalogversion erteilt wurden, behalten ihre Gültigkeit bis zum Ende ihrer regulären Laufzeit, sofern der CADIS</w:t>
            </w:r>
            <w:r>
              <w:rPr>
                <w:rFonts w:ascii="Noto Sans" w:hAnsi="Noto Sans" w:cs="Noto Sans"/>
                <w:color w:val="000000"/>
                <w:sz w:val="20"/>
                <w:szCs w:val="20"/>
                <w:vertAlign w:val="superscript"/>
              </w:rPr>
              <w:t>®</w:t>
            </w:r>
            <w:r>
              <w:rPr>
                <w:rFonts w:ascii="Noto Sans" w:hAnsi="Noto Sans" w:cs="Noto Sans"/>
                <w:color w:val="000000"/>
                <w:sz w:val="20"/>
                <w:szCs w:val="20"/>
              </w:rPr>
              <w:t>-Fachbereich keine abweichende Entscheidung trifft.</w:t>
            </w:r>
          </w:p>
        </w:tc>
      </w:tr>
      <w:tr w:rsidR="00C71491" w:rsidRPr="00187D50" w14:paraId="026BF264" w14:textId="77777777" w:rsidTr="00DC7041">
        <w:tc>
          <w:tcPr>
            <w:tcW w:w="3000" w:type="dxa"/>
            <w:shd w:val="clear" w:color="FFFFFF" w:fill="FFFFFF"/>
          </w:tcPr>
          <w:p w14:paraId="5C5D90F3" w14:textId="77777777" w:rsidR="005E391C" w:rsidRPr="00187D50" w:rsidRDefault="005E391C" w:rsidP="00B102DC">
            <w:pPr>
              <w:rPr>
                <w:rFonts w:ascii="Noto Sans" w:hAnsi="Noto Sans" w:cs="Noto Sans"/>
                <w:color w:val="000000"/>
                <w:sz w:val="20"/>
                <w:szCs w:val="20"/>
              </w:rPr>
            </w:pPr>
            <w:r>
              <w:rPr>
                <w:rFonts w:ascii="Noto Sans" w:hAnsi="Noto Sans" w:cs="Noto Sans"/>
                <w:b/>
                <w:bCs/>
                <w:color w:val="000000"/>
                <w:sz w:val="20"/>
                <w:szCs w:val="20"/>
              </w:rPr>
              <w:t>Erneute Prüfungen</w:t>
            </w:r>
          </w:p>
        </w:tc>
        <w:tc>
          <w:tcPr>
            <w:tcW w:w="6360" w:type="dxa"/>
            <w:shd w:val="clear" w:color="FFFFFF" w:fill="FFFFFF"/>
          </w:tcPr>
          <w:p w14:paraId="0C8EA8E0" w14:textId="691A728B" w:rsidR="005E391C" w:rsidRPr="00187D50" w:rsidRDefault="005E391C" w:rsidP="00B102DC">
            <w:pPr>
              <w:rPr>
                <w:rFonts w:ascii="Noto Sans" w:hAnsi="Noto Sans" w:cs="Noto Sans"/>
                <w:color w:val="000000"/>
                <w:sz w:val="20"/>
                <w:szCs w:val="20"/>
              </w:rPr>
            </w:pPr>
            <w:r>
              <w:rPr>
                <w:rFonts w:ascii="Noto Sans" w:hAnsi="Noto Sans" w:cs="Noto Sans"/>
                <w:color w:val="000000"/>
                <w:sz w:val="20"/>
                <w:szCs w:val="20"/>
              </w:rPr>
              <w:t>Erneute Prüfungen werden stets nach der zum Prüfzeitpunkt aktuell gültigen Version des Handbuchs und des Prüfkatalogs durchgeführt. Überwachungs- und Erweiterungsprüfungen werden nach der Katalogversion der Erstprüfung bzw. der ersten Beauftragung des laufenden Prüfzyklus durchgeführt; für Verfahrensregelungen gilt die aktuell gültige Handbuchversion.</w:t>
            </w:r>
          </w:p>
        </w:tc>
      </w:tr>
      <w:tr w:rsidR="00C71491" w:rsidRPr="00187D50" w14:paraId="35C1EF78" w14:textId="77777777" w:rsidTr="00DC7041">
        <w:trPr>
          <w:trHeight w:val="25"/>
        </w:trPr>
        <w:tc>
          <w:tcPr>
            <w:tcW w:w="3000" w:type="dxa"/>
            <w:shd w:val="clear" w:color="F4F8F5" w:fill="F4F8F5"/>
          </w:tcPr>
          <w:p w14:paraId="5FB39224" w14:textId="77777777" w:rsidR="005E391C" w:rsidRPr="00187D50" w:rsidRDefault="005E391C" w:rsidP="00B102DC">
            <w:pPr>
              <w:rPr>
                <w:rFonts w:ascii="Noto Sans" w:hAnsi="Noto Sans" w:cs="Noto Sans"/>
                <w:color w:val="000000"/>
                <w:sz w:val="20"/>
                <w:szCs w:val="20"/>
              </w:rPr>
            </w:pPr>
            <w:r>
              <w:rPr>
                <w:rFonts w:ascii="Noto Sans" w:hAnsi="Noto Sans" w:cs="Noto Sans"/>
                <w:b/>
                <w:bCs/>
                <w:color w:val="000000"/>
                <w:sz w:val="20"/>
                <w:szCs w:val="20"/>
              </w:rPr>
              <w:t>Wesentliche Anforderungsänderungen</w:t>
            </w:r>
          </w:p>
        </w:tc>
        <w:tc>
          <w:tcPr>
            <w:tcW w:w="6360" w:type="dxa"/>
            <w:shd w:val="clear" w:color="F4F8F5" w:fill="F4F8F5"/>
          </w:tcPr>
          <w:p w14:paraId="06FA585B" w14:textId="783673F8" w:rsidR="005E391C" w:rsidRPr="00187D50" w:rsidRDefault="00D10A34" w:rsidP="00B102DC">
            <w:pPr>
              <w:rPr>
                <w:rFonts w:ascii="Noto Sans" w:hAnsi="Noto Sans" w:cs="Noto Sans"/>
                <w:color w:val="000000"/>
                <w:sz w:val="20"/>
                <w:szCs w:val="20"/>
              </w:rPr>
            </w:pPr>
            <w:r>
              <w:rPr>
                <w:rFonts w:ascii="Noto Sans" w:hAnsi="Noto Sans" w:cs="Noto Sans"/>
                <w:color w:val="000000"/>
                <w:sz w:val="20"/>
                <w:szCs w:val="20"/>
              </w:rPr>
              <w:t>Soweit neue Versionen des Prüfkatalogs wesentliche zusätzliche Anforderungen einführen, gibt der CADIS</w:t>
            </w:r>
            <w:r>
              <w:rPr>
                <w:rFonts w:ascii="Noto Sans" w:hAnsi="Noto Sans" w:cs="Noto Sans"/>
                <w:color w:val="000000"/>
                <w:sz w:val="20"/>
                <w:szCs w:val="20"/>
                <w:vertAlign w:val="superscript"/>
              </w:rPr>
              <w:t>®</w:t>
            </w:r>
            <w:r>
              <w:rPr>
                <w:rFonts w:ascii="Noto Sans" w:hAnsi="Noto Sans" w:cs="Noto Sans"/>
                <w:color w:val="000000"/>
                <w:sz w:val="20"/>
                <w:szCs w:val="20"/>
              </w:rPr>
              <w:t>-Fachbereich eine Übergangsfrist bekannt, innerhalb derer bestehende Freigaben ohne sofortige Nachprüfung aufrechterhalten werden können.</w:t>
            </w:r>
          </w:p>
        </w:tc>
      </w:tr>
    </w:tbl>
    <w:p w14:paraId="532B81DC" w14:textId="77777777" w:rsidR="005E391C" w:rsidRDefault="005E391C" w:rsidP="005E391C">
      <w:pPr>
        <w:spacing w:before="80" w:after="80"/>
      </w:pPr>
    </w:p>
    <w:p w14:paraId="3EC73EF1" w14:textId="514321A2" w:rsidR="00BF3012" w:rsidRDefault="00D10A34" w:rsidP="00C71491">
      <w:pPr>
        <w:spacing w:before="80" w:after="80"/>
      </w:pPr>
      <w:r>
        <w:t>Der CADIS</w:t>
      </w:r>
      <w:r>
        <w:rPr>
          <w:vertAlign w:val="superscript"/>
        </w:rPr>
        <w:t>®</w:t>
      </w:r>
      <w:r>
        <w:t>-Fachbereich informiert alle aktiven Auditoren und registrierten Unternehmen mit angemessenem Vorlauf über Änderungen am Handbuch oder Prüfkatalog.</w:t>
      </w:r>
    </w:p>
    <w:p w14:paraId="24377E8F" w14:textId="77777777" w:rsidR="002E5ABD" w:rsidRDefault="002E5ABD" w:rsidP="00C71491">
      <w:pPr>
        <w:spacing w:before="80" w:after="80"/>
      </w:pPr>
    </w:p>
    <w:p w14:paraId="5FFA9FFE" w14:textId="77777777" w:rsidR="002E5ABD" w:rsidRDefault="002E5ABD" w:rsidP="00C71491">
      <w:pPr>
        <w:spacing w:before="80" w:after="80"/>
      </w:pPr>
    </w:p>
    <w:p w14:paraId="116D0C94" w14:textId="77777777" w:rsidR="002E5ABD" w:rsidRDefault="002E5ABD" w:rsidP="00C71491">
      <w:pPr>
        <w:spacing w:before="80" w:after="80"/>
      </w:pPr>
    </w:p>
    <w:p w14:paraId="48E3DB1B" w14:textId="77777777" w:rsidR="002E5ABD" w:rsidRDefault="002E5ABD" w:rsidP="00C71491">
      <w:pPr>
        <w:spacing w:before="80" w:after="80"/>
      </w:pPr>
    </w:p>
    <w:p w14:paraId="6C738610" w14:textId="77777777" w:rsidR="002E5ABD" w:rsidRDefault="002E5ABD" w:rsidP="00C71491">
      <w:pPr>
        <w:spacing w:before="80" w:after="80"/>
      </w:pPr>
    </w:p>
    <w:p w14:paraId="6441ED59" w14:textId="77777777" w:rsidR="002E5ABD" w:rsidRDefault="002E5ABD" w:rsidP="00C71491">
      <w:pPr>
        <w:spacing w:before="80" w:after="80"/>
      </w:pPr>
    </w:p>
    <w:p w14:paraId="6E617752" w14:textId="77777777" w:rsidR="002E5ABD" w:rsidRDefault="002E5ABD" w:rsidP="00C71491">
      <w:pPr>
        <w:spacing w:before="80" w:after="80"/>
      </w:pPr>
    </w:p>
    <w:p w14:paraId="28745642" w14:textId="77777777" w:rsidR="002E5ABD" w:rsidRDefault="002E5ABD" w:rsidP="00C71491">
      <w:pPr>
        <w:spacing w:before="80" w:after="80"/>
      </w:pPr>
    </w:p>
    <w:p w14:paraId="41C3B88A" w14:textId="77777777" w:rsidR="002E5ABD" w:rsidRDefault="002E5ABD" w:rsidP="00C71491">
      <w:pPr>
        <w:spacing w:before="80" w:after="80"/>
      </w:pPr>
    </w:p>
    <w:p w14:paraId="3BEC5AEB" w14:textId="77777777" w:rsidR="002E5ABD" w:rsidRDefault="002E5ABD" w:rsidP="00C71491">
      <w:pPr>
        <w:spacing w:before="80" w:after="80"/>
      </w:pPr>
    </w:p>
    <w:p w14:paraId="06F9D7F2" w14:textId="77777777" w:rsidR="002E5ABD" w:rsidRPr="00C71491" w:rsidRDefault="002E5ABD" w:rsidP="00C71491">
      <w:pPr>
        <w:spacing w:before="80" w:after="80"/>
      </w:pPr>
    </w:p>
    <w:p w14:paraId="47806397" w14:textId="77777777" w:rsidR="00187D50" w:rsidRDefault="00187D50" w:rsidP="00BF3012">
      <w:pPr>
        <w:pStyle w:val="berschrift1"/>
      </w:pPr>
      <w:bookmarkStart w:id="83" w:name="_Hlk223698150"/>
      <w:r>
        <w:lastRenderedPageBreak/>
        <w:br w:type="page"/>
      </w:r>
    </w:p>
    <w:p w14:paraId="435C6681" w14:textId="2379670F" w:rsidR="00BF3012" w:rsidRDefault="00347E21" w:rsidP="00BF3012">
      <w:pPr>
        <w:pStyle w:val="berschrift1"/>
      </w:pPr>
      <w:bookmarkStart w:id="84" w:name="_Toc241501522"/>
      <w:r>
        <w:rPr>
          <w:color w:val="017D40"/>
          <w:sz w:val="60"/>
        </w:rPr>
        <w:lastRenderedPageBreak/>
        <w:t xml:space="preserve">14 </w:t>
      </w:r>
      <w:r>
        <w:t>Audit Release</w:t>
      </w:r>
      <w:bookmarkEnd w:id="84"/>
    </w:p>
    <w:p w14:paraId="499788F8" w14:textId="77777777" w:rsidR="00C71491" w:rsidRPr="00C71491" w:rsidRDefault="00C71491" w:rsidP="00C71491"/>
    <w:p w14:paraId="4AD54911" w14:textId="36AE8DBB" w:rsidR="00BF3012" w:rsidRDefault="00347E21" w:rsidP="00BF3012">
      <w:pPr>
        <w:pStyle w:val="berschrift2"/>
      </w:pPr>
      <w:bookmarkStart w:id="85" w:name="_Toc241501523"/>
      <w:bookmarkEnd w:id="83"/>
      <w:r>
        <w:t>14.1 Version 1.0</w:t>
      </w:r>
      <w:bookmarkEnd w:id="85"/>
    </w:p>
    <w:p w14:paraId="75D51AA8" w14:textId="77777777" w:rsidR="002E5ABD" w:rsidRPr="002E5ABD" w:rsidRDefault="002E5ABD" w:rsidP="002E5ABD"/>
    <w:p w14:paraId="7360E1B9" w14:textId="1C701DAE" w:rsidR="00BF3012" w:rsidRDefault="00BF3012" w:rsidP="00BF3012">
      <w:pPr>
        <w:spacing w:after="120"/>
      </w:pPr>
      <w:r>
        <w:t>Die Version 1.0 enthält folgende Dokumente und Dateien:</w:t>
      </w:r>
    </w:p>
    <w:p w14:paraId="66C05A29" w14:textId="7F43EB96" w:rsidR="00BF3012" w:rsidRDefault="00933844" w:rsidP="00BF3012">
      <w:pPr>
        <w:pStyle w:val="Listenabsatz"/>
        <w:numPr>
          <w:ilvl w:val="0"/>
          <w:numId w:val="2"/>
        </w:numPr>
        <w:spacing w:after="80"/>
      </w:pPr>
      <w:r>
        <w:rPr>
          <w:b/>
          <w:bCs/>
          <w:u w:val="single"/>
        </w:rPr>
        <w:t>CADIS_KickOff_Präsentation</w:t>
      </w:r>
      <w:r>
        <w:t xml:space="preserve"> (Vorstellung, Klärung des Scopes, Erklärung des Prüfverfahrens, Vorstellung der Prüfagenda)</w:t>
      </w:r>
    </w:p>
    <w:p w14:paraId="7C4FBCB8" w14:textId="58A51FBF" w:rsidR="00BF3012" w:rsidRDefault="002A1D69" w:rsidP="00BF3012">
      <w:pPr>
        <w:pStyle w:val="Listenabsatz"/>
        <w:numPr>
          <w:ilvl w:val="0"/>
          <w:numId w:val="2"/>
        </w:numPr>
        <w:spacing w:after="80"/>
      </w:pPr>
      <w:r>
        <w:rPr>
          <w:b/>
          <w:bCs/>
          <w:u w:val="single"/>
        </w:rPr>
        <w:t>CADIS_Nachweisstruktur</w:t>
      </w:r>
      <w:r>
        <w:t xml:space="preserve"> (Standardisierte Ablagestruktur für Prüfdokumentation)</w:t>
      </w:r>
    </w:p>
    <w:p w14:paraId="1A07D947" w14:textId="0568C26E" w:rsidR="00BF3012" w:rsidRDefault="00D10A34" w:rsidP="00BF3012">
      <w:pPr>
        <w:pStyle w:val="Listenabsatz"/>
        <w:numPr>
          <w:ilvl w:val="0"/>
          <w:numId w:val="2"/>
        </w:numPr>
        <w:spacing w:after="80"/>
      </w:pPr>
      <w:r>
        <w:rPr>
          <w:b/>
          <w:bCs/>
          <w:u w:val="single"/>
        </w:rPr>
        <w:t>CADIS</w:t>
      </w:r>
      <w:r>
        <w:rPr>
          <w:b/>
          <w:bCs/>
          <w:u w:val="single"/>
          <w:vertAlign w:val="superscript"/>
        </w:rPr>
        <w:t>®</w:t>
      </w:r>
      <w:r>
        <w:rPr>
          <w:b/>
          <w:bCs/>
          <w:u w:val="single"/>
        </w:rPr>
        <w:t>-Prüfkatalog</w:t>
      </w:r>
      <w:r>
        <w:rPr>
          <w:b/>
          <w:bCs/>
        </w:rPr>
        <w:t xml:space="preserve"> (</w:t>
      </w:r>
      <w:r>
        <w:t>Prüffragen, Basisanforderungen, Sonderanforderungen, Berechnung des Security Scores</w:t>
      </w:r>
      <w:r>
        <w:rPr>
          <w:b/>
          <w:bCs/>
        </w:rPr>
        <w:t>)</w:t>
      </w:r>
    </w:p>
    <w:p w14:paraId="3BF01F5F" w14:textId="3B1B2408" w:rsidR="0018605E" w:rsidRDefault="0018605E" w:rsidP="00BF3012">
      <w:pPr>
        <w:pStyle w:val="Listenabsatz"/>
        <w:numPr>
          <w:ilvl w:val="0"/>
          <w:numId w:val="2"/>
        </w:numPr>
        <w:spacing w:after="80"/>
      </w:pPr>
      <w:r>
        <w:rPr>
          <w:b/>
          <w:bCs/>
          <w:u w:val="single"/>
        </w:rPr>
        <w:t>CADIS Auditplan Generator</w:t>
      </w:r>
      <w:r>
        <w:t xml:space="preserve"> (Digitales Werkzeug (lokale .html-Datei) zur Berechnungshilfe der Auditzeit, Tabellarische Darstellung der Agenda)</w:t>
      </w:r>
    </w:p>
    <w:p w14:paraId="3BBB8B88" w14:textId="4EFA3081" w:rsidR="001C5039" w:rsidRDefault="001C5039" w:rsidP="00BF3012">
      <w:pPr>
        <w:pStyle w:val="Listenabsatz"/>
        <w:numPr>
          <w:ilvl w:val="0"/>
          <w:numId w:val="2"/>
        </w:numPr>
        <w:spacing w:after="80"/>
      </w:pPr>
      <w:r>
        <w:rPr>
          <w:b/>
          <w:bCs/>
          <w:u w:val="single"/>
        </w:rPr>
        <w:t>Mailvorlagen</w:t>
      </w:r>
      <w:r>
        <w:rPr>
          <w:b/>
          <w:bCs/>
        </w:rPr>
        <w:t xml:space="preserve"> </w:t>
      </w:r>
      <w:r>
        <w:t>(Vorgefertigte E-Mailvorlagen für die Kommunikation zwischen Auditor, DEKRA und Kunden)</w:t>
      </w:r>
    </w:p>
    <w:p w14:paraId="6F4E8049" w14:textId="7B755242" w:rsidR="001C5039" w:rsidRDefault="001C5039" w:rsidP="00BF3012">
      <w:pPr>
        <w:pStyle w:val="Listenabsatz"/>
        <w:numPr>
          <w:ilvl w:val="0"/>
          <w:numId w:val="2"/>
        </w:numPr>
        <w:spacing w:after="80"/>
      </w:pPr>
      <w:r>
        <w:rPr>
          <w:b/>
          <w:bCs/>
          <w:u w:val="single"/>
        </w:rPr>
        <w:t>CADIS_Handbuch</w:t>
      </w:r>
      <w:r>
        <w:rPr>
          <w:b/>
          <w:bCs/>
        </w:rPr>
        <w:t xml:space="preserve"> </w:t>
      </w:r>
      <w:r>
        <w:t>(Dieses Dokument)</w:t>
      </w:r>
    </w:p>
    <w:p w14:paraId="37A0F989" w14:textId="28852BC9" w:rsidR="00B553AD" w:rsidRDefault="00B553AD" w:rsidP="00BF3012">
      <w:pPr>
        <w:pStyle w:val="Listenabsatz"/>
        <w:numPr>
          <w:ilvl w:val="0"/>
          <w:numId w:val="2"/>
        </w:numPr>
        <w:spacing w:after="80"/>
      </w:pPr>
      <w:r>
        <w:rPr>
          <w:b/>
          <w:bCs/>
          <w:u w:val="single"/>
        </w:rPr>
        <w:t xml:space="preserve">CADIS_Prozessbeschreibung </w:t>
      </w:r>
      <w:r>
        <w:t>(Beschreibung und Darstellung der Prozessschritte über die einzelnen Abschnitte im Prüfverfahren)</w:t>
      </w:r>
    </w:p>
    <w:p w14:paraId="17F95C67" w14:textId="7A243F92" w:rsidR="00985166" w:rsidRDefault="00985166" w:rsidP="00BF3012">
      <w:pPr>
        <w:pStyle w:val="Listenabsatz"/>
        <w:numPr>
          <w:ilvl w:val="0"/>
          <w:numId w:val="2"/>
        </w:numPr>
        <w:spacing w:after="80"/>
      </w:pPr>
      <w:r>
        <w:rPr>
          <w:b/>
          <w:bCs/>
          <w:u w:val="single"/>
        </w:rPr>
        <w:t>CADIS_Audittool</w:t>
      </w:r>
      <w:r>
        <w:t xml:space="preserve"> (Digitales Werkzeug (lokale .html-Datei) zur Durchführung der Prüfung, Erfassung der Prüfergebnisse und automatisierten Berechnung des Security Scores)</w:t>
      </w:r>
    </w:p>
    <w:p w14:paraId="7D829F02" w14:textId="40A82B86" w:rsidR="00D539D1" w:rsidRDefault="00D539D1" w:rsidP="00BF3012">
      <w:pPr>
        <w:pStyle w:val="Listenabsatz"/>
        <w:numPr>
          <w:ilvl w:val="0"/>
          <w:numId w:val="2"/>
        </w:numPr>
        <w:spacing w:after="80"/>
      </w:pPr>
      <w:r>
        <w:rPr>
          <w:b/>
          <w:bCs/>
          <w:u w:val="single"/>
        </w:rPr>
        <w:t xml:space="preserve">CADIS_Ausfuellhilfe </w:t>
      </w:r>
      <w:r>
        <w:t xml:space="preserve">(Digitales Werkzeug (lokale .html-Datei) dient als Ausfüllhilfe des CADIS-Prüfkataloges für den Kunden.</w:t>
      </w:r>
    </w:p>
    <w:p w14:paraId="67072883" w14:textId="50C67B29" w:rsidR="00BF3012" w:rsidRPr="00BF3012" w:rsidRDefault="00BF3012" w:rsidP="00BF3012"/>
    <w:sectPr w:rsidR="00BF3012" w:rsidRPr="00BF3012" w:rsidSect="00BF296B">
      <w:headerReference w:type="even" r:id="rId12"/>
      <w:headerReference w:type="default" r:id="rId13"/>
      <w:footerReference w:type="even" r:id="rId14"/>
      <w:footerReference w:type="default" r:id="rId15"/>
      <w:headerReference w:type="first" r:id="rId16"/>
      <w:footerReference w:type="first" r:id="rId17"/>
      <w:pgSz w:w="11906" w:h="16838" w:code="9"/>
      <w:pgMar w:top="2268" w:right="1474" w:bottom="1134" w:left="1474" w:header="567" w:footer="38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7B7768" w14:textId="77777777" w:rsidR="00783634" w:rsidRDefault="00783634">
      <w:r>
        <w:separator/>
      </w:r>
    </w:p>
  </w:endnote>
  <w:endnote w:type="continuationSeparator" w:id="0">
    <w:p w14:paraId="6108CD0D" w14:textId="77777777" w:rsidR="00783634" w:rsidRDefault="00783634">
      <w:r>
        <w:continuationSeparator/>
      </w:r>
    </w:p>
  </w:endnote>
  <w:endnote w:type="continuationNotice" w:id="1">
    <w:p w14:paraId="447F71D0" w14:textId="77777777" w:rsidR="00783634" w:rsidRDefault="0078363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w:panose1 w:val="020B0502040504020204"/>
    <w:charset w:val="00"/>
    <w:family w:val="swiss"/>
    <w:pitch w:val="variable"/>
    <w:sig w:usb0="E00082FF" w:usb1="4000205F" w:usb2="08000029" w:usb3="00000000" w:csb0="0000019F" w:csb1="00000000"/>
  </w:font>
  <w:font w:name="Noto Sans Black">
    <w:panose1 w:val="020B0A02040504020204"/>
    <w:charset w:val="00"/>
    <w:family w:val="swiss"/>
    <w:pitch w:val="variable"/>
    <w:sig w:usb0="E00082FF" w:usb1="4000205F" w:usb2="08000029"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52592D" w14:textId="77777777" w:rsidR="00887B3C" w:rsidRDefault="00887B3C">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24565471"/>
      <w:lock w:val="sdtContentLocked"/>
    </w:sdtPr>
    <w:sdtEndPr/>
    <w:sdtContent>
      <w:tbl>
        <w:tblPr>
          <w:tblStyle w:val="BasisTabelle"/>
          <w:tblpPr w:topFromText="142" w:vertAnchor="page" w:horzAnchor="page" w:tblpX="1475" w:tblpY="16217"/>
          <w:tblW w:w="0" w:type="auto"/>
          <w:tblLayout w:type="fixed"/>
          <w:tblLook w:val="04A0" w:firstRow="1" w:lastRow="0" w:firstColumn="1" w:lastColumn="0" w:noHBand="0" w:noVBand="1"/>
        </w:tblPr>
        <w:tblGrid>
          <w:gridCol w:w="850"/>
          <w:gridCol w:w="5896"/>
        </w:tblGrid>
        <w:tr w:rsidR="004A5DD6" w:rsidRPr="00F93817" w14:paraId="34C6F950" w14:textId="77777777" w:rsidTr="00512BE5">
          <w:trPr>
            <w:trHeight w:hRule="exact" w:val="244"/>
          </w:trPr>
          <w:tc>
            <w:tcPr>
              <w:tcW w:w="850" w:type="dxa"/>
            </w:tcPr>
            <w:p w14:paraId="2CFAAFF1" w14:textId="77777777" w:rsidR="00847AC6" w:rsidRPr="00F93817" w:rsidRDefault="00E55E4D" w:rsidP="004A5DD6">
              <w:pPr>
                <w:pStyle w:val="Fuzeile"/>
              </w:pPr>
              <w:r w:rsidRPr="00F93817">
                <w:t>Seite</w:t>
              </w:r>
            </w:p>
          </w:tc>
          <w:tc>
            <w:tcPr>
              <w:tcW w:w="5896" w:type="dxa"/>
            </w:tcPr>
            <w:p w14:paraId="283C84FF" w14:textId="77777777" w:rsidR="00847AC6" w:rsidRPr="00187D50" w:rsidRDefault="00D539D1" w:rsidP="004A5DD6">
              <w:pPr>
                <w:pStyle w:val="Fuzeile"/>
                <w:rPr>
                  <w:rFonts w:ascii="Noto Sans" w:hAnsi="Noto Sans" w:cs="Noto Sans"/>
                  <w:color w:val="555555"/>
                  <w:sz w:val="18"/>
                </w:rPr>
              </w:pPr>
              <w:sdt>
                <w:sdtPr>
                  <w:rPr>
                    <w:rFonts w:ascii="Noto Sans" w:hAnsi="Noto Sans" w:cs="Noto Sans"/>
                    <w:color w:val="555555"/>
                    <w:sz w:val="18"/>
                  </w:rPr>
                  <w:id w:val="-1839683844"/>
                </w:sdtPr>
                <w:sdtEndPr/>
                <w:sdtContent>
                  <w:r w:rsidR="00E55E4D" w:rsidRPr="00187D50">
                    <w:rPr>
                      <w:rFonts w:ascii="Noto Sans" w:hAnsi="Noto Sans" w:cs="Noto Sans"/>
                      <w:color w:val="555555"/>
                      <w:sz w:val="18"/>
                    </w:rPr>
                    <w:fldChar w:fldCharType="begin"/>
                  </w:r>
                  <w:r w:rsidR="00E55E4D" w:rsidRPr="00187D50">
                    <w:rPr>
                      <w:rFonts w:ascii="Noto Sans" w:hAnsi="Noto Sans" w:cs="Noto Sans"/>
                      <w:color w:val="555555"/>
                      <w:sz w:val="18"/>
                    </w:rPr>
                    <w:instrText xml:space="preserve"> PAGE </w:instrText>
                  </w:r>
                  <w:r w:rsidR="00E55E4D" w:rsidRPr="00187D50">
                    <w:rPr>
                      <w:rFonts w:ascii="Noto Sans" w:hAnsi="Noto Sans" w:cs="Noto Sans"/>
                      <w:color w:val="555555"/>
                      <w:sz w:val="18"/>
                    </w:rPr>
                    <w:fldChar w:fldCharType="separate"/>
                  </w:r>
                  <w:r w:rsidR="00E55E4D" w:rsidRPr="00187D50">
                    <w:rPr>
                      <w:rFonts w:ascii="Noto Sans" w:hAnsi="Noto Sans" w:cs="Noto Sans"/>
                      <w:color w:val="555555"/>
                      <w:sz w:val="18"/>
                    </w:rPr>
                    <w:t>1</w:t>
                  </w:r>
                  <w:r w:rsidR="00E55E4D" w:rsidRPr="00187D50">
                    <w:rPr>
                      <w:rFonts w:ascii="Noto Sans" w:hAnsi="Noto Sans" w:cs="Noto Sans"/>
                      <w:color w:val="555555"/>
                      <w:sz w:val="18"/>
                    </w:rPr>
                    <w:fldChar w:fldCharType="end"/>
                  </w:r>
                  <w:r w:rsidR="00E55E4D" w:rsidRPr="00187D50">
                    <w:rPr>
                      <w:rFonts w:ascii="Noto Sans" w:hAnsi="Noto Sans" w:cs="Noto Sans"/>
                      <w:color w:val="555555"/>
                      <w:sz w:val="18"/>
                    </w:rPr>
                    <w:t>/</w:t>
                  </w:r>
                  <w:r w:rsidR="00E55E4D" w:rsidRPr="00187D50">
                    <w:rPr>
                      <w:rFonts w:ascii="Noto Sans" w:hAnsi="Noto Sans" w:cs="Noto Sans"/>
                      <w:color w:val="555555"/>
                      <w:sz w:val="18"/>
                    </w:rPr>
                    <w:fldChar w:fldCharType="begin"/>
                  </w:r>
                  <w:r w:rsidR="00E55E4D" w:rsidRPr="00187D50">
                    <w:rPr>
                      <w:rFonts w:ascii="Noto Sans" w:hAnsi="Noto Sans" w:cs="Noto Sans"/>
                      <w:color w:val="555555"/>
                      <w:sz w:val="18"/>
                    </w:rPr>
                    <w:instrText xml:space="preserve"> NUMPAGES </w:instrText>
                  </w:r>
                  <w:r w:rsidR="00E55E4D" w:rsidRPr="00187D50">
                    <w:rPr>
                      <w:rFonts w:ascii="Noto Sans" w:hAnsi="Noto Sans" w:cs="Noto Sans"/>
                      <w:color w:val="555555"/>
                      <w:sz w:val="18"/>
                    </w:rPr>
                    <w:fldChar w:fldCharType="separate"/>
                  </w:r>
                  <w:r w:rsidR="00E55E4D" w:rsidRPr="00187D50">
                    <w:rPr>
                      <w:rFonts w:ascii="Noto Sans" w:hAnsi="Noto Sans" w:cs="Noto Sans"/>
                      <w:color w:val="555555"/>
                      <w:sz w:val="18"/>
                    </w:rPr>
                    <w:t>2</w:t>
                  </w:r>
                  <w:r w:rsidR="00E55E4D" w:rsidRPr="00187D50">
                    <w:rPr>
                      <w:rFonts w:ascii="Noto Sans" w:hAnsi="Noto Sans" w:cs="Noto Sans"/>
                      <w:color w:val="555555"/>
                      <w:sz w:val="18"/>
                    </w:rPr>
                    <w:fldChar w:fldCharType="end"/>
                  </w:r>
                </w:sdtContent>
              </w:sdt>
            </w:p>
          </w:tc>
        </w:tr>
      </w:tbl>
      <w:p w14:paraId="50574143" w14:textId="77777777" w:rsidR="00847AC6" w:rsidRDefault="00D539D1" w:rsidP="005E2E31">
        <w:pPr>
          <w:pStyle w:val="Fuzeile"/>
        </w:pP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BD948B" w14:textId="77777777" w:rsidR="00887B3C" w:rsidRDefault="00887B3C">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65564D" w14:textId="77777777" w:rsidR="00783634" w:rsidRDefault="00783634">
      <w:r>
        <w:separator/>
      </w:r>
    </w:p>
  </w:footnote>
  <w:footnote w:type="continuationSeparator" w:id="0">
    <w:p w14:paraId="09C31184" w14:textId="77777777" w:rsidR="00783634" w:rsidRDefault="00783634">
      <w:r>
        <w:continuationSeparator/>
      </w:r>
    </w:p>
  </w:footnote>
  <w:footnote w:type="continuationNotice" w:id="1">
    <w:p w14:paraId="26BE802B" w14:textId="77777777" w:rsidR="00783634" w:rsidRDefault="0078363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E644B7" w14:textId="77777777" w:rsidR="00887B3C" w:rsidRDefault="00887B3C">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DA7543" w14:textId="3CE9CA96" w:rsidR="00385FBE" w:rsidRPr="008570EB" w:rsidRDefault="008570EB" w:rsidP="00CD6462">
    <w:pPr>
      <w:pStyle w:val="Kontaktdaten"/>
      <w:rPr>
        <w:rFonts w:ascii="Noto Sans" w:hAnsi="Noto Sans" w:cs="Noto Sans"/>
        <w:color w:val="134D00"/>
        <w:sz w:val="44"/>
        <w:szCs w:val="44"/>
      </w:rPr>
    </w:pPr>
    <w:r w:rsidRPr="008570EB">
      <w:rPr>
        <w:rFonts w:ascii="Noto Sans" w:hAnsi="Noto Sans" w:cs="Noto Sans"/>
        <w:color w:val="134D00"/>
        <w:sz w:val="44"/>
        <w:szCs w:val="44"/>
      </w:rPr>
      <w:t>CADIS</w:t>
    </w:r>
    <w:r w:rsidRPr="008570EB">
      <w:rPr>
        <w:rFonts w:ascii="Noto Sans" w:hAnsi="Noto Sans" w:cs="Noto Sans"/>
        <w:color w:val="134D00"/>
        <w:sz w:val="44"/>
        <w:szCs w:val="44"/>
        <w:vertAlign w:val="superscript"/>
      </w:rPr>
      <w:t>®</w:t>
    </w:r>
    <w:r w:rsidRPr="008570EB">
      <w:rPr>
        <w:rFonts w:ascii="Noto Sans" w:hAnsi="Noto Sans" w:cs="Noto Sans"/>
        <w:color w:val="134D00"/>
        <w:sz w:val="44"/>
        <w:szCs w:val="44"/>
      </w:rPr>
      <w:t>-Handbuch</w:t>
    </w:r>
  </w:p>
  <w:p w14:paraId="1BCB9A75" w14:textId="77777777" w:rsidR="00187D50" w:rsidRDefault="00D539D1" w:rsidP="001F2A67">
    <w:pPr>
      <w:pStyle w:val="Kontaktdaten"/>
    </w:pPr>
    <w:sdt>
      <w:sdtPr>
        <w:id w:val="-1668858778"/>
        <w:lock w:val="sdtContentLocked"/>
      </w:sdtPr>
      <w:sdtEndPr/>
      <w:sdtContent>
        <w:r w:rsidR="00E55E4D">
          <w:rPr>
            <w:noProof/>
          </w:rPr>
          <w:drawing>
            <wp:anchor distT="0" distB="0" distL="114300" distR="114300" simplePos="0" relativeHeight="251658241" behindDoc="1" locked="1" layoutInCell="1" allowOverlap="1" wp14:anchorId="310790DC" wp14:editId="0A4D1D92">
              <wp:simplePos x="0" y="0"/>
              <wp:positionH relativeFrom="page">
                <wp:posOffset>5581015</wp:posOffset>
              </wp:positionH>
              <wp:positionV relativeFrom="page">
                <wp:posOffset>457200</wp:posOffset>
              </wp:positionV>
              <wp:extent cx="1260000" cy="352800"/>
              <wp:effectExtent l="0" t="0" r="0" b="9525"/>
              <wp:wrapNone/>
              <wp:docPr id="502905064" name="Grafik 502905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905064" name="DEKRA Wort-Bild-Marke"/>
                      <pic:cNvPicPr/>
                    </pic:nvPicPr>
                    <pic:blipFill>
                      <a:blip r:embed="rId1"/>
                      <a:stretch>
                        <a:fillRect/>
                      </a:stretch>
                    </pic:blipFill>
                    <pic:spPr>
                      <a:xfrm>
                        <a:off x="0" y="0"/>
                        <a:ext cx="1260000" cy="352800"/>
                      </a:xfrm>
                      <a:prstGeom prst="rect">
                        <a:avLst/>
                      </a:prstGeom>
                    </pic:spPr>
                  </pic:pic>
                </a:graphicData>
              </a:graphic>
              <wp14:sizeRelH relativeFrom="page">
                <wp14:pctWidth>0</wp14:pctWidth>
              </wp14:sizeRelH>
              <wp14:sizeRelV relativeFrom="page">
                <wp14:pctHeight>0</wp14:pctHeight>
              </wp14:sizeRelV>
            </wp:anchor>
          </w:drawing>
        </w:r>
        <w:r w:rsidR="00E55E4D">
          <w:rPr>
            <w:noProof/>
          </w:rPr>
          <w:drawing>
            <wp:anchor distT="0" distB="0" distL="114300" distR="114300" simplePos="0" relativeHeight="251658240" behindDoc="1" locked="1" layoutInCell="1" allowOverlap="1" wp14:anchorId="4B740EC1" wp14:editId="3E66DC1A">
              <wp:simplePos x="0" y="0"/>
              <wp:positionH relativeFrom="page">
                <wp:posOffset>-342265</wp:posOffset>
              </wp:positionH>
              <wp:positionV relativeFrom="page">
                <wp:posOffset>702310</wp:posOffset>
              </wp:positionV>
              <wp:extent cx="903600" cy="1134000"/>
              <wp:effectExtent l="0" t="0" r="0" b="0"/>
              <wp:wrapNone/>
              <wp:docPr id="1855906970" name="Grafik 18559069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906970" name="DEKRA Shield"/>
                      <pic:cNvPicPr/>
                    </pic:nvPicPr>
                    <pic:blipFill>
                      <a:blip r:embed="rId2"/>
                      <a:stretch>
                        <a:fillRect/>
                      </a:stretch>
                    </pic:blipFill>
                    <pic:spPr>
                      <a:xfrm>
                        <a:off x="0" y="0"/>
                        <a:ext cx="903600" cy="1134000"/>
                      </a:xfrm>
                      <a:prstGeom prst="rect">
                        <a:avLst/>
                      </a:prstGeom>
                    </pic:spPr>
                  </pic:pic>
                </a:graphicData>
              </a:graphic>
              <wp14:sizeRelH relativeFrom="page">
                <wp14:pctWidth>0</wp14:pctWidth>
              </wp14:sizeRelH>
              <wp14:sizeRelV relativeFrom="page">
                <wp14:pctHeight>0</wp14:pctHeight>
              </wp14:sizeRelV>
            </wp:anchor>
          </w:drawing>
        </w:r>
      </w:sdtContent>
    </w:sdt>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144AAC" w14:textId="77777777" w:rsidR="00887B3C" w:rsidRDefault="00887B3C">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E4207"/>
    <w:multiLevelType w:val="hybridMultilevel"/>
    <w:tmpl w:val="A61CF02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103326B9"/>
    <w:multiLevelType w:val="hybridMultilevel"/>
    <w:tmpl w:val="874E61AE"/>
    <w:lvl w:ilvl="0" w:tplc="B0CE4A88">
      <w:start w:val="1"/>
      <w:numFmt w:val="bullet"/>
      <w:lvlText w:val="•"/>
      <w:lvlJc w:val="left"/>
      <w:pPr>
        <w:ind w:left="720" w:hanging="360"/>
      </w:pPr>
    </w:lvl>
    <w:lvl w:ilvl="1" w:tplc="CE90E614">
      <w:numFmt w:val="decimal"/>
      <w:lvlText w:val=""/>
      <w:lvlJc w:val="left"/>
    </w:lvl>
    <w:lvl w:ilvl="2" w:tplc="40C432A4">
      <w:numFmt w:val="decimal"/>
      <w:lvlText w:val=""/>
      <w:lvlJc w:val="left"/>
    </w:lvl>
    <w:lvl w:ilvl="3" w:tplc="32066C34">
      <w:numFmt w:val="decimal"/>
      <w:lvlText w:val=""/>
      <w:lvlJc w:val="left"/>
    </w:lvl>
    <w:lvl w:ilvl="4" w:tplc="721633FE">
      <w:numFmt w:val="decimal"/>
      <w:lvlText w:val=""/>
      <w:lvlJc w:val="left"/>
    </w:lvl>
    <w:lvl w:ilvl="5" w:tplc="E108794C">
      <w:numFmt w:val="decimal"/>
      <w:lvlText w:val=""/>
      <w:lvlJc w:val="left"/>
    </w:lvl>
    <w:lvl w:ilvl="6" w:tplc="DC30A2DE">
      <w:numFmt w:val="decimal"/>
      <w:lvlText w:val=""/>
      <w:lvlJc w:val="left"/>
    </w:lvl>
    <w:lvl w:ilvl="7" w:tplc="D200D96C">
      <w:numFmt w:val="decimal"/>
      <w:lvlText w:val=""/>
      <w:lvlJc w:val="left"/>
    </w:lvl>
    <w:lvl w:ilvl="8" w:tplc="A94EB9AE">
      <w:numFmt w:val="decimal"/>
      <w:lvlText w:val=""/>
      <w:lvlJc w:val="left"/>
    </w:lvl>
  </w:abstractNum>
  <w:abstractNum w:abstractNumId="2" w15:restartNumberingAfterBreak="0">
    <w:nsid w:val="37E63AB7"/>
    <w:multiLevelType w:val="hybridMultilevel"/>
    <w:tmpl w:val="8B8869E4"/>
    <w:lvl w:ilvl="0" w:tplc="04070001">
      <w:start w:val="1"/>
      <w:numFmt w:val="bullet"/>
      <w:lvlText w:val=""/>
      <w:lvlJc w:val="left"/>
      <w:pPr>
        <w:ind w:left="1080" w:hanging="360"/>
      </w:pPr>
      <w:rPr>
        <w:rFonts w:ascii="Symbol" w:hAnsi="Symbo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3" w15:restartNumberingAfterBreak="0">
    <w:nsid w:val="402A4C3D"/>
    <w:multiLevelType w:val="hybridMultilevel"/>
    <w:tmpl w:val="12688FBA"/>
    <w:lvl w:ilvl="0" w:tplc="642C54BA">
      <w:start w:val="1"/>
      <w:numFmt w:val="bullet"/>
      <w:lvlText w:val="–"/>
      <w:lvlJc w:val="left"/>
      <w:pPr>
        <w:ind w:left="560" w:hanging="280"/>
      </w:pPr>
    </w:lvl>
    <w:lvl w:ilvl="1" w:tplc="EF5098A8">
      <w:numFmt w:val="decimal"/>
      <w:lvlText w:val=""/>
      <w:lvlJc w:val="left"/>
    </w:lvl>
    <w:lvl w:ilvl="2" w:tplc="F7B44BB4">
      <w:numFmt w:val="decimal"/>
      <w:lvlText w:val=""/>
      <w:lvlJc w:val="left"/>
    </w:lvl>
    <w:lvl w:ilvl="3" w:tplc="C374AA1C">
      <w:numFmt w:val="decimal"/>
      <w:lvlText w:val=""/>
      <w:lvlJc w:val="left"/>
    </w:lvl>
    <w:lvl w:ilvl="4" w:tplc="A434114A">
      <w:numFmt w:val="decimal"/>
      <w:lvlText w:val=""/>
      <w:lvlJc w:val="left"/>
    </w:lvl>
    <w:lvl w:ilvl="5" w:tplc="9D1A79E0">
      <w:numFmt w:val="decimal"/>
      <w:lvlText w:val=""/>
      <w:lvlJc w:val="left"/>
    </w:lvl>
    <w:lvl w:ilvl="6" w:tplc="239C7B90">
      <w:numFmt w:val="decimal"/>
      <w:lvlText w:val=""/>
      <w:lvlJc w:val="left"/>
    </w:lvl>
    <w:lvl w:ilvl="7" w:tplc="EA1255A8">
      <w:numFmt w:val="decimal"/>
      <w:lvlText w:val=""/>
      <w:lvlJc w:val="left"/>
    </w:lvl>
    <w:lvl w:ilvl="8" w:tplc="859294D4">
      <w:numFmt w:val="decimal"/>
      <w:lvlText w:val=""/>
      <w:lvlJc w:val="left"/>
    </w:lvl>
  </w:abstractNum>
  <w:abstractNum w:abstractNumId="4" w15:restartNumberingAfterBreak="0">
    <w:nsid w:val="422A14ED"/>
    <w:multiLevelType w:val="hybridMultilevel"/>
    <w:tmpl w:val="DF4E4126"/>
    <w:lvl w:ilvl="0" w:tplc="04070001">
      <w:start w:val="1"/>
      <w:numFmt w:val="bullet"/>
      <w:pStyle w:val="AufzhlungHighligh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48B051ED"/>
    <w:multiLevelType w:val="hybridMultilevel"/>
    <w:tmpl w:val="6C520B84"/>
    <w:lvl w:ilvl="0" w:tplc="35FA1CF4">
      <w:start w:val="1"/>
      <w:numFmt w:val="bullet"/>
      <w:pStyle w:val="RevisionListeStufe1"/>
      <w:lvlText w:val="•"/>
      <w:lvlJc w:val="left"/>
      <w:pPr>
        <w:ind w:left="720" w:hanging="360"/>
      </w:pPr>
    </w:lvl>
    <w:lvl w:ilvl="1" w:tplc="28AC9A48">
      <w:numFmt w:val="decimal"/>
      <w:pStyle w:val="RevisionListeFolgeabsatzStufe1"/>
      <w:lvlText w:val=""/>
      <w:lvlJc w:val="left"/>
    </w:lvl>
    <w:lvl w:ilvl="2" w:tplc="450A0314">
      <w:numFmt w:val="decimal"/>
      <w:pStyle w:val="RevisionListeStufe2"/>
      <w:lvlText w:val=""/>
      <w:lvlJc w:val="left"/>
    </w:lvl>
    <w:lvl w:ilvl="3" w:tplc="8E421CD8">
      <w:numFmt w:val="decimal"/>
      <w:pStyle w:val="RevisionListeFolgeabsatzStufe2"/>
      <w:lvlText w:val=""/>
      <w:lvlJc w:val="left"/>
    </w:lvl>
    <w:lvl w:ilvl="4" w:tplc="C9E4ED6A">
      <w:numFmt w:val="decimal"/>
      <w:pStyle w:val="RevisionListeStufe3"/>
      <w:lvlText w:val=""/>
      <w:lvlJc w:val="left"/>
    </w:lvl>
    <w:lvl w:ilvl="5" w:tplc="84460AAE">
      <w:numFmt w:val="decimal"/>
      <w:pStyle w:val="RevisionListeFolgeabsatzStufe3"/>
      <w:lvlText w:val=""/>
      <w:lvlJc w:val="left"/>
    </w:lvl>
    <w:lvl w:ilvl="6" w:tplc="381AAF4A">
      <w:numFmt w:val="decimal"/>
      <w:pStyle w:val="RevisionListeStufe4"/>
      <w:lvlText w:val=""/>
      <w:lvlJc w:val="left"/>
    </w:lvl>
    <w:lvl w:ilvl="7" w:tplc="59A68D24">
      <w:numFmt w:val="decimal"/>
      <w:pStyle w:val="RevisionListeFolgeabsatzStufe4"/>
      <w:lvlText w:val=""/>
      <w:lvlJc w:val="left"/>
    </w:lvl>
    <w:lvl w:ilvl="8" w:tplc="11DA2B46">
      <w:numFmt w:val="decimal"/>
      <w:lvlText w:val=""/>
      <w:lvlJc w:val="left"/>
    </w:lvl>
  </w:abstractNum>
  <w:abstractNum w:abstractNumId="6" w15:restartNumberingAfterBreak="0">
    <w:nsid w:val="508A7B74"/>
    <w:multiLevelType w:val="hybridMultilevel"/>
    <w:tmpl w:val="BC0248C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565F49DB"/>
    <w:multiLevelType w:val="hybridMultilevel"/>
    <w:tmpl w:val="4AB0CF2E"/>
    <w:lvl w:ilvl="0" w:tplc="965A68BE">
      <w:start w:val="1"/>
      <w:numFmt w:val="bullet"/>
      <w:lvlText w:val="◦"/>
      <w:lvlJc w:val="left"/>
      <w:pPr>
        <w:ind w:left="1080" w:hanging="360"/>
      </w:pPr>
    </w:lvl>
    <w:lvl w:ilvl="1" w:tplc="A622E58C">
      <w:numFmt w:val="decimal"/>
      <w:lvlText w:val=""/>
      <w:lvlJc w:val="left"/>
    </w:lvl>
    <w:lvl w:ilvl="2" w:tplc="D74E792E">
      <w:numFmt w:val="decimal"/>
      <w:lvlText w:val=""/>
      <w:lvlJc w:val="left"/>
    </w:lvl>
    <w:lvl w:ilvl="3" w:tplc="63D2E9E6">
      <w:numFmt w:val="decimal"/>
      <w:lvlText w:val=""/>
      <w:lvlJc w:val="left"/>
    </w:lvl>
    <w:lvl w:ilvl="4" w:tplc="C16E4198">
      <w:numFmt w:val="decimal"/>
      <w:lvlText w:val=""/>
      <w:lvlJc w:val="left"/>
    </w:lvl>
    <w:lvl w:ilvl="5" w:tplc="DF4AAD92">
      <w:numFmt w:val="decimal"/>
      <w:lvlText w:val=""/>
      <w:lvlJc w:val="left"/>
    </w:lvl>
    <w:lvl w:ilvl="6" w:tplc="538ED8C2">
      <w:numFmt w:val="decimal"/>
      <w:lvlText w:val=""/>
      <w:lvlJc w:val="left"/>
    </w:lvl>
    <w:lvl w:ilvl="7" w:tplc="3F3C6D92">
      <w:numFmt w:val="decimal"/>
      <w:lvlText w:val=""/>
      <w:lvlJc w:val="left"/>
    </w:lvl>
    <w:lvl w:ilvl="8" w:tplc="02CA4D62">
      <w:numFmt w:val="decimal"/>
      <w:lvlText w:val=""/>
      <w:lvlJc w:val="left"/>
    </w:lvl>
  </w:abstractNum>
  <w:abstractNum w:abstractNumId="8" w15:restartNumberingAfterBreak="0">
    <w:nsid w:val="58627849"/>
    <w:multiLevelType w:val="hybridMultilevel"/>
    <w:tmpl w:val="0E124C8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5CB3065F"/>
    <w:multiLevelType w:val="hybridMultilevel"/>
    <w:tmpl w:val="41A60F7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 w15:restartNumberingAfterBreak="0">
    <w:nsid w:val="678E7879"/>
    <w:multiLevelType w:val="hybridMultilevel"/>
    <w:tmpl w:val="0508511E"/>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1" w15:restartNumberingAfterBreak="0">
    <w:nsid w:val="72F03117"/>
    <w:multiLevelType w:val="hybridMultilevel"/>
    <w:tmpl w:val="1068E5A0"/>
    <w:lvl w:ilvl="0" w:tplc="CB76FE5A">
      <w:start w:val="1"/>
      <w:numFmt w:val="bullet"/>
      <w:lvlText w:val="●"/>
      <w:lvlJc w:val="left"/>
      <w:pPr>
        <w:ind w:left="720" w:hanging="360"/>
      </w:pPr>
    </w:lvl>
    <w:lvl w:ilvl="1" w:tplc="585ADE74">
      <w:start w:val="1"/>
      <w:numFmt w:val="bullet"/>
      <w:lvlText w:val="○"/>
      <w:lvlJc w:val="left"/>
      <w:pPr>
        <w:ind w:left="1440" w:hanging="360"/>
      </w:pPr>
    </w:lvl>
    <w:lvl w:ilvl="2" w:tplc="BEE4D538">
      <w:start w:val="1"/>
      <w:numFmt w:val="bullet"/>
      <w:lvlText w:val="■"/>
      <w:lvlJc w:val="left"/>
      <w:pPr>
        <w:ind w:left="2160" w:hanging="360"/>
      </w:pPr>
    </w:lvl>
    <w:lvl w:ilvl="3" w:tplc="84F4127A">
      <w:start w:val="1"/>
      <w:numFmt w:val="bullet"/>
      <w:lvlText w:val="●"/>
      <w:lvlJc w:val="left"/>
      <w:pPr>
        <w:ind w:left="2880" w:hanging="360"/>
      </w:pPr>
    </w:lvl>
    <w:lvl w:ilvl="4" w:tplc="305CBF12">
      <w:start w:val="1"/>
      <w:numFmt w:val="bullet"/>
      <w:lvlText w:val="○"/>
      <w:lvlJc w:val="left"/>
      <w:pPr>
        <w:ind w:left="3600" w:hanging="360"/>
      </w:pPr>
    </w:lvl>
    <w:lvl w:ilvl="5" w:tplc="B7D4CA18">
      <w:start w:val="1"/>
      <w:numFmt w:val="bullet"/>
      <w:lvlText w:val="■"/>
      <w:lvlJc w:val="left"/>
      <w:pPr>
        <w:ind w:left="4320" w:hanging="360"/>
      </w:pPr>
    </w:lvl>
    <w:lvl w:ilvl="6" w:tplc="B8426C3C">
      <w:start w:val="1"/>
      <w:numFmt w:val="bullet"/>
      <w:lvlText w:val="●"/>
      <w:lvlJc w:val="left"/>
      <w:pPr>
        <w:ind w:left="5040" w:hanging="360"/>
      </w:pPr>
    </w:lvl>
    <w:lvl w:ilvl="7" w:tplc="DA266B36">
      <w:start w:val="1"/>
      <w:numFmt w:val="bullet"/>
      <w:lvlText w:val="●"/>
      <w:lvlJc w:val="left"/>
      <w:pPr>
        <w:ind w:left="5760" w:hanging="360"/>
      </w:pPr>
    </w:lvl>
    <w:lvl w:ilvl="8" w:tplc="9602523E">
      <w:start w:val="1"/>
      <w:numFmt w:val="bullet"/>
      <w:lvlText w:val="●"/>
      <w:lvlJc w:val="left"/>
      <w:pPr>
        <w:ind w:left="6480" w:hanging="360"/>
      </w:pPr>
    </w:lvl>
  </w:abstractNum>
  <w:abstractNum w:abstractNumId="12" w15:restartNumberingAfterBreak="0">
    <w:nsid w:val="7FF93D90"/>
    <w:multiLevelType w:val="hybridMultilevel"/>
    <w:tmpl w:val="070250B4"/>
    <w:lvl w:ilvl="0" w:tplc="04070001">
      <w:start w:val="1"/>
      <w:numFmt w:val="bullet"/>
      <w:lvlText w:val=""/>
      <w:lvlJc w:val="left"/>
      <w:pPr>
        <w:ind w:left="1440" w:hanging="360"/>
      </w:pPr>
      <w:rPr>
        <w:rFonts w:ascii="Symbol" w:hAnsi="Symbol" w:hint="default"/>
      </w:rPr>
    </w:lvl>
    <w:lvl w:ilvl="1" w:tplc="04070003" w:tentative="1">
      <w:start w:val="1"/>
      <w:numFmt w:val="bullet"/>
      <w:lvlText w:val="o"/>
      <w:lvlJc w:val="left"/>
      <w:pPr>
        <w:ind w:left="2160" w:hanging="360"/>
      </w:pPr>
      <w:rPr>
        <w:rFonts w:ascii="Courier New" w:hAnsi="Courier New" w:cs="Courier New" w:hint="default"/>
      </w:rPr>
    </w:lvl>
    <w:lvl w:ilvl="2" w:tplc="04070005" w:tentative="1">
      <w:start w:val="1"/>
      <w:numFmt w:val="bullet"/>
      <w:lvlText w:val=""/>
      <w:lvlJc w:val="left"/>
      <w:pPr>
        <w:ind w:left="2880" w:hanging="360"/>
      </w:pPr>
      <w:rPr>
        <w:rFonts w:ascii="Wingdings" w:hAnsi="Wingdings" w:hint="default"/>
      </w:rPr>
    </w:lvl>
    <w:lvl w:ilvl="3" w:tplc="04070001" w:tentative="1">
      <w:start w:val="1"/>
      <w:numFmt w:val="bullet"/>
      <w:lvlText w:val=""/>
      <w:lvlJc w:val="left"/>
      <w:pPr>
        <w:ind w:left="3600" w:hanging="360"/>
      </w:pPr>
      <w:rPr>
        <w:rFonts w:ascii="Symbol" w:hAnsi="Symbol" w:hint="default"/>
      </w:rPr>
    </w:lvl>
    <w:lvl w:ilvl="4" w:tplc="04070003" w:tentative="1">
      <w:start w:val="1"/>
      <w:numFmt w:val="bullet"/>
      <w:lvlText w:val="o"/>
      <w:lvlJc w:val="left"/>
      <w:pPr>
        <w:ind w:left="4320" w:hanging="360"/>
      </w:pPr>
      <w:rPr>
        <w:rFonts w:ascii="Courier New" w:hAnsi="Courier New" w:cs="Courier New" w:hint="default"/>
      </w:rPr>
    </w:lvl>
    <w:lvl w:ilvl="5" w:tplc="04070005" w:tentative="1">
      <w:start w:val="1"/>
      <w:numFmt w:val="bullet"/>
      <w:lvlText w:val=""/>
      <w:lvlJc w:val="left"/>
      <w:pPr>
        <w:ind w:left="5040" w:hanging="360"/>
      </w:pPr>
      <w:rPr>
        <w:rFonts w:ascii="Wingdings" w:hAnsi="Wingdings" w:hint="default"/>
      </w:rPr>
    </w:lvl>
    <w:lvl w:ilvl="6" w:tplc="04070001" w:tentative="1">
      <w:start w:val="1"/>
      <w:numFmt w:val="bullet"/>
      <w:lvlText w:val=""/>
      <w:lvlJc w:val="left"/>
      <w:pPr>
        <w:ind w:left="5760" w:hanging="360"/>
      </w:pPr>
      <w:rPr>
        <w:rFonts w:ascii="Symbol" w:hAnsi="Symbol" w:hint="default"/>
      </w:rPr>
    </w:lvl>
    <w:lvl w:ilvl="7" w:tplc="04070003" w:tentative="1">
      <w:start w:val="1"/>
      <w:numFmt w:val="bullet"/>
      <w:lvlText w:val="o"/>
      <w:lvlJc w:val="left"/>
      <w:pPr>
        <w:ind w:left="6480" w:hanging="360"/>
      </w:pPr>
      <w:rPr>
        <w:rFonts w:ascii="Courier New" w:hAnsi="Courier New" w:cs="Courier New" w:hint="default"/>
      </w:rPr>
    </w:lvl>
    <w:lvl w:ilvl="8" w:tplc="04070005" w:tentative="1">
      <w:start w:val="1"/>
      <w:numFmt w:val="bullet"/>
      <w:lvlText w:val=""/>
      <w:lvlJc w:val="left"/>
      <w:pPr>
        <w:ind w:left="7200" w:hanging="360"/>
      </w:pPr>
      <w:rPr>
        <w:rFonts w:ascii="Wingdings" w:hAnsi="Wingdings" w:hint="default"/>
      </w:rPr>
    </w:lvl>
  </w:abstractNum>
  <w:num w:numId="1" w16cid:durableId="43598761">
    <w:abstractNumId w:val="11"/>
    <w:lvlOverride w:ilvl="0">
      <w:startOverride w:val="1"/>
    </w:lvlOverride>
  </w:num>
  <w:num w:numId="2" w16cid:durableId="1183662661">
    <w:abstractNumId w:val="1"/>
    <w:lvlOverride w:ilvl="0">
      <w:startOverride w:val="1"/>
    </w:lvlOverride>
  </w:num>
  <w:num w:numId="3" w16cid:durableId="1289316947">
    <w:abstractNumId w:val="4"/>
  </w:num>
  <w:num w:numId="4" w16cid:durableId="949164129">
    <w:abstractNumId w:val="5"/>
    <w:lvlOverride w:ilvl="0">
      <w:startOverride w:val="1"/>
    </w:lvlOverride>
  </w:num>
  <w:num w:numId="5" w16cid:durableId="93602168">
    <w:abstractNumId w:val="3"/>
    <w:lvlOverride w:ilvl="0">
      <w:startOverride w:val="1"/>
    </w:lvlOverride>
  </w:num>
  <w:num w:numId="6" w16cid:durableId="644746585">
    <w:abstractNumId w:val="6"/>
  </w:num>
  <w:num w:numId="7" w16cid:durableId="1805586002">
    <w:abstractNumId w:val="0"/>
  </w:num>
  <w:num w:numId="8" w16cid:durableId="1250893924">
    <w:abstractNumId w:val="9"/>
  </w:num>
  <w:num w:numId="9" w16cid:durableId="1301036557">
    <w:abstractNumId w:val="2"/>
  </w:num>
  <w:num w:numId="10" w16cid:durableId="7222130">
    <w:abstractNumId w:val="10"/>
  </w:num>
  <w:num w:numId="11" w16cid:durableId="890113821">
    <w:abstractNumId w:val="12"/>
  </w:num>
  <w:num w:numId="12" w16cid:durableId="140314211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revisionView w:inkAnnotations="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3731"/>
    <w:rsid w:val="00002874"/>
    <w:rsid w:val="0002301E"/>
    <w:rsid w:val="00027CBF"/>
    <w:rsid w:val="000554E7"/>
    <w:rsid w:val="00056A27"/>
    <w:rsid w:val="000653CF"/>
    <w:rsid w:val="000A0BB4"/>
    <w:rsid w:val="000A3063"/>
    <w:rsid w:val="000B0B7D"/>
    <w:rsid w:val="000C6E2B"/>
    <w:rsid w:val="000D0C9D"/>
    <w:rsid w:val="000D1447"/>
    <w:rsid w:val="000E4563"/>
    <w:rsid w:val="000F52D1"/>
    <w:rsid w:val="00101CE2"/>
    <w:rsid w:val="00103D4D"/>
    <w:rsid w:val="00106B82"/>
    <w:rsid w:val="00111985"/>
    <w:rsid w:val="001165FB"/>
    <w:rsid w:val="00120556"/>
    <w:rsid w:val="0013333C"/>
    <w:rsid w:val="00142F15"/>
    <w:rsid w:val="00147FA1"/>
    <w:rsid w:val="0015644A"/>
    <w:rsid w:val="00161F5E"/>
    <w:rsid w:val="0016483C"/>
    <w:rsid w:val="001739F9"/>
    <w:rsid w:val="00174743"/>
    <w:rsid w:val="00176992"/>
    <w:rsid w:val="0018605E"/>
    <w:rsid w:val="00187D50"/>
    <w:rsid w:val="001A7AD7"/>
    <w:rsid w:val="001C5039"/>
    <w:rsid w:val="001D288D"/>
    <w:rsid w:val="001E02BE"/>
    <w:rsid w:val="001E3EDC"/>
    <w:rsid w:val="001F5C93"/>
    <w:rsid w:val="0022020E"/>
    <w:rsid w:val="00221E52"/>
    <w:rsid w:val="0022595A"/>
    <w:rsid w:val="002265C5"/>
    <w:rsid w:val="0023693B"/>
    <w:rsid w:val="00244681"/>
    <w:rsid w:val="00244FDE"/>
    <w:rsid w:val="0024526A"/>
    <w:rsid w:val="00247D73"/>
    <w:rsid w:val="002621A8"/>
    <w:rsid w:val="00263FA5"/>
    <w:rsid w:val="00264B0E"/>
    <w:rsid w:val="00283DBB"/>
    <w:rsid w:val="002A1D69"/>
    <w:rsid w:val="002B5970"/>
    <w:rsid w:val="002D220A"/>
    <w:rsid w:val="002D2C7B"/>
    <w:rsid w:val="002D470B"/>
    <w:rsid w:val="002D476E"/>
    <w:rsid w:val="002D7A10"/>
    <w:rsid w:val="002E5ABD"/>
    <w:rsid w:val="002E5DE7"/>
    <w:rsid w:val="002F3C9C"/>
    <w:rsid w:val="00303DA9"/>
    <w:rsid w:val="00321BED"/>
    <w:rsid w:val="00327091"/>
    <w:rsid w:val="00333D9C"/>
    <w:rsid w:val="003342AC"/>
    <w:rsid w:val="00336A84"/>
    <w:rsid w:val="0034411D"/>
    <w:rsid w:val="00347E21"/>
    <w:rsid w:val="00371BBF"/>
    <w:rsid w:val="00385776"/>
    <w:rsid w:val="00385FBE"/>
    <w:rsid w:val="00395BB2"/>
    <w:rsid w:val="003A5290"/>
    <w:rsid w:val="003C0432"/>
    <w:rsid w:val="003C0850"/>
    <w:rsid w:val="003E3176"/>
    <w:rsid w:val="003E6173"/>
    <w:rsid w:val="003E761C"/>
    <w:rsid w:val="003F32DD"/>
    <w:rsid w:val="00415941"/>
    <w:rsid w:val="00421F63"/>
    <w:rsid w:val="00455FA9"/>
    <w:rsid w:val="00457631"/>
    <w:rsid w:val="004601D9"/>
    <w:rsid w:val="00465B4E"/>
    <w:rsid w:val="004904B1"/>
    <w:rsid w:val="004B7B71"/>
    <w:rsid w:val="004C58AF"/>
    <w:rsid w:val="004D2733"/>
    <w:rsid w:val="004D5420"/>
    <w:rsid w:val="004D6E08"/>
    <w:rsid w:val="004F075A"/>
    <w:rsid w:val="005010DB"/>
    <w:rsid w:val="005016B4"/>
    <w:rsid w:val="00512B5E"/>
    <w:rsid w:val="005177DC"/>
    <w:rsid w:val="00523595"/>
    <w:rsid w:val="00532762"/>
    <w:rsid w:val="00533467"/>
    <w:rsid w:val="00534996"/>
    <w:rsid w:val="00537D2E"/>
    <w:rsid w:val="00540CD7"/>
    <w:rsid w:val="00553328"/>
    <w:rsid w:val="00560534"/>
    <w:rsid w:val="00561D92"/>
    <w:rsid w:val="00583154"/>
    <w:rsid w:val="00585EF7"/>
    <w:rsid w:val="00591109"/>
    <w:rsid w:val="00593BFB"/>
    <w:rsid w:val="005A1E96"/>
    <w:rsid w:val="005A4976"/>
    <w:rsid w:val="005B1662"/>
    <w:rsid w:val="005C2910"/>
    <w:rsid w:val="005D39E7"/>
    <w:rsid w:val="005E13FB"/>
    <w:rsid w:val="005E391C"/>
    <w:rsid w:val="005E4131"/>
    <w:rsid w:val="005F12E5"/>
    <w:rsid w:val="006060F3"/>
    <w:rsid w:val="0062137D"/>
    <w:rsid w:val="00633D82"/>
    <w:rsid w:val="00634E22"/>
    <w:rsid w:val="00634FDD"/>
    <w:rsid w:val="006375EE"/>
    <w:rsid w:val="0064107E"/>
    <w:rsid w:val="00641867"/>
    <w:rsid w:val="00645DA0"/>
    <w:rsid w:val="00654203"/>
    <w:rsid w:val="00662283"/>
    <w:rsid w:val="00662ED5"/>
    <w:rsid w:val="00663E0F"/>
    <w:rsid w:val="00670033"/>
    <w:rsid w:val="00672EBC"/>
    <w:rsid w:val="0067411E"/>
    <w:rsid w:val="006813C1"/>
    <w:rsid w:val="00681D6F"/>
    <w:rsid w:val="00685661"/>
    <w:rsid w:val="006A79DA"/>
    <w:rsid w:val="006B7BBA"/>
    <w:rsid w:val="006C00A5"/>
    <w:rsid w:val="006C1158"/>
    <w:rsid w:val="006C2B9B"/>
    <w:rsid w:val="006D6423"/>
    <w:rsid w:val="006D7378"/>
    <w:rsid w:val="006E6B1E"/>
    <w:rsid w:val="006F35C7"/>
    <w:rsid w:val="0070324C"/>
    <w:rsid w:val="007225DA"/>
    <w:rsid w:val="00731E5F"/>
    <w:rsid w:val="00736D49"/>
    <w:rsid w:val="0074008A"/>
    <w:rsid w:val="007459EF"/>
    <w:rsid w:val="00746323"/>
    <w:rsid w:val="00755E43"/>
    <w:rsid w:val="00761C20"/>
    <w:rsid w:val="00765D9A"/>
    <w:rsid w:val="00767C70"/>
    <w:rsid w:val="007730E2"/>
    <w:rsid w:val="00783634"/>
    <w:rsid w:val="007907B9"/>
    <w:rsid w:val="00792BFC"/>
    <w:rsid w:val="00793731"/>
    <w:rsid w:val="007A55D0"/>
    <w:rsid w:val="007B197A"/>
    <w:rsid w:val="007B7B5E"/>
    <w:rsid w:val="007E3BA5"/>
    <w:rsid w:val="007F3CAF"/>
    <w:rsid w:val="007F6A27"/>
    <w:rsid w:val="00802E3C"/>
    <w:rsid w:val="008077B3"/>
    <w:rsid w:val="00815080"/>
    <w:rsid w:val="00820FAB"/>
    <w:rsid w:val="00823423"/>
    <w:rsid w:val="008328AA"/>
    <w:rsid w:val="00835CC6"/>
    <w:rsid w:val="00842719"/>
    <w:rsid w:val="00847AC6"/>
    <w:rsid w:val="00852652"/>
    <w:rsid w:val="008551C8"/>
    <w:rsid w:val="008570EB"/>
    <w:rsid w:val="008619FC"/>
    <w:rsid w:val="00862170"/>
    <w:rsid w:val="0086220B"/>
    <w:rsid w:val="0086390F"/>
    <w:rsid w:val="00864463"/>
    <w:rsid w:val="0086647F"/>
    <w:rsid w:val="008713AA"/>
    <w:rsid w:val="008728FE"/>
    <w:rsid w:val="008737B6"/>
    <w:rsid w:val="00874942"/>
    <w:rsid w:val="008809E4"/>
    <w:rsid w:val="00887B3C"/>
    <w:rsid w:val="00892327"/>
    <w:rsid w:val="008C3797"/>
    <w:rsid w:val="008C46C8"/>
    <w:rsid w:val="008D332B"/>
    <w:rsid w:val="008D453D"/>
    <w:rsid w:val="008D77C8"/>
    <w:rsid w:val="008E0CA4"/>
    <w:rsid w:val="008E3ED6"/>
    <w:rsid w:val="00920EDB"/>
    <w:rsid w:val="00933844"/>
    <w:rsid w:val="00936FEC"/>
    <w:rsid w:val="009378EB"/>
    <w:rsid w:val="009450B6"/>
    <w:rsid w:val="00951BC2"/>
    <w:rsid w:val="009522CB"/>
    <w:rsid w:val="00953992"/>
    <w:rsid w:val="00955F5C"/>
    <w:rsid w:val="009574F2"/>
    <w:rsid w:val="00964967"/>
    <w:rsid w:val="00976BAF"/>
    <w:rsid w:val="00980086"/>
    <w:rsid w:val="00985166"/>
    <w:rsid w:val="00995BE5"/>
    <w:rsid w:val="00995F0E"/>
    <w:rsid w:val="009A387B"/>
    <w:rsid w:val="009A3ED6"/>
    <w:rsid w:val="009B2FE5"/>
    <w:rsid w:val="009B3EE5"/>
    <w:rsid w:val="009C3E6D"/>
    <w:rsid w:val="009C4327"/>
    <w:rsid w:val="009D078B"/>
    <w:rsid w:val="009D2F04"/>
    <w:rsid w:val="009E01DE"/>
    <w:rsid w:val="009E022E"/>
    <w:rsid w:val="009E7672"/>
    <w:rsid w:val="00A01973"/>
    <w:rsid w:val="00A0301F"/>
    <w:rsid w:val="00A06A55"/>
    <w:rsid w:val="00A10A28"/>
    <w:rsid w:val="00A11762"/>
    <w:rsid w:val="00A15DA1"/>
    <w:rsid w:val="00A465B5"/>
    <w:rsid w:val="00A469AA"/>
    <w:rsid w:val="00A54337"/>
    <w:rsid w:val="00A557E3"/>
    <w:rsid w:val="00A61C65"/>
    <w:rsid w:val="00A719D6"/>
    <w:rsid w:val="00A81948"/>
    <w:rsid w:val="00A978DB"/>
    <w:rsid w:val="00A97AC1"/>
    <w:rsid w:val="00AA7835"/>
    <w:rsid w:val="00AB5A7C"/>
    <w:rsid w:val="00AC0D5E"/>
    <w:rsid w:val="00AC2D31"/>
    <w:rsid w:val="00AC6E91"/>
    <w:rsid w:val="00AD4AB8"/>
    <w:rsid w:val="00AD6E07"/>
    <w:rsid w:val="00AE76C5"/>
    <w:rsid w:val="00AF361A"/>
    <w:rsid w:val="00AF4542"/>
    <w:rsid w:val="00B03B6B"/>
    <w:rsid w:val="00B07498"/>
    <w:rsid w:val="00B53B36"/>
    <w:rsid w:val="00B553AD"/>
    <w:rsid w:val="00B5731D"/>
    <w:rsid w:val="00B72C4B"/>
    <w:rsid w:val="00B84D7A"/>
    <w:rsid w:val="00B84F62"/>
    <w:rsid w:val="00B852B2"/>
    <w:rsid w:val="00B85F9C"/>
    <w:rsid w:val="00B87CBE"/>
    <w:rsid w:val="00B87E4B"/>
    <w:rsid w:val="00BA6854"/>
    <w:rsid w:val="00BA72CB"/>
    <w:rsid w:val="00BB710C"/>
    <w:rsid w:val="00BC2D9F"/>
    <w:rsid w:val="00BC2EDE"/>
    <w:rsid w:val="00BD20B3"/>
    <w:rsid w:val="00BE2446"/>
    <w:rsid w:val="00BF296B"/>
    <w:rsid w:val="00BF3012"/>
    <w:rsid w:val="00C20DAD"/>
    <w:rsid w:val="00C22E2C"/>
    <w:rsid w:val="00C44F7A"/>
    <w:rsid w:val="00C468BF"/>
    <w:rsid w:val="00C543A9"/>
    <w:rsid w:val="00C71491"/>
    <w:rsid w:val="00C72F02"/>
    <w:rsid w:val="00C74878"/>
    <w:rsid w:val="00C761A3"/>
    <w:rsid w:val="00CB3E3D"/>
    <w:rsid w:val="00CB6FAE"/>
    <w:rsid w:val="00CD0694"/>
    <w:rsid w:val="00CD6462"/>
    <w:rsid w:val="00CE13C3"/>
    <w:rsid w:val="00CE570D"/>
    <w:rsid w:val="00D10A34"/>
    <w:rsid w:val="00D14AB3"/>
    <w:rsid w:val="00D22FFD"/>
    <w:rsid w:val="00D25CBB"/>
    <w:rsid w:val="00D27144"/>
    <w:rsid w:val="00D3201E"/>
    <w:rsid w:val="00D43189"/>
    <w:rsid w:val="00D4522A"/>
    <w:rsid w:val="00D539D1"/>
    <w:rsid w:val="00D6011A"/>
    <w:rsid w:val="00D81AA1"/>
    <w:rsid w:val="00D84B43"/>
    <w:rsid w:val="00D9122C"/>
    <w:rsid w:val="00D95CDE"/>
    <w:rsid w:val="00D95E8A"/>
    <w:rsid w:val="00D97B2F"/>
    <w:rsid w:val="00DA0FBF"/>
    <w:rsid w:val="00DA7E2E"/>
    <w:rsid w:val="00DB6481"/>
    <w:rsid w:val="00DC311B"/>
    <w:rsid w:val="00DC4AF7"/>
    <w:rsid w:val="00DC7041"/>
    <w:rsid w:val="00DD4EBB"/>
    <w:rsid w:val="00DF2673"/>
    <w:rsid w:val="00DF4832"/>
    <w:rsid w:val="00DF4963"/>
    <w:rsid w:val="00E01892"/>
    <w:rsid w:val="00E16CCB"/>
    <w:rsid w:val="00E25F81"/>
    <w:rsid w:val="00E3578A"/>
    <w:rsid w:val="00E50753"/>
    <w:rsid w:val="00E55593"/>
    <w:rsid w:val="00E55E4D"/>
    <w:rsid w:val="00E7014A"/>
    <w:rsid w:val="00E70BDF"/>
    <w:rsid w:val="00EA2F75"/>
    <w:rsid w:val="00EB71DF"/>
    <w:rsid w:val="00EC75FC"/>
    <w:rsid w:val="00ED59EE"/>
    <w:rsid w:val="00EE22AA"/>
    <w:rsid w:val="00EE3D2A"/>
    <w:rsid w:val="00EE73B7"/>
    <w:rsid w:val="00EF2FEA"/>
    <w:rsid w:val="00EF5A04"/>
    <w:rsid w:val="00F06ED3"/>
    <w:rsid w:val="00F15B6E"/>
    <w:rsid w:val="00F23AA9"/>
    <w:rsid w:val="00F341D2"/>
    <w:rsid w:val="00F363DC"/>
    <w:rsid w:val="00F377B0"/>
    <w:rsid w:val="00F44274"/>
    <w:rsid w:val="00F56094"/>
    <w:rsid w:val="00F628C4"/>
    <w:rsid w:val="00F70B2E"/>
    <w:rsid w:val="00F802CE"/>
    <w:rsid w:val="00FC337B"/>
    <w:rsid w:val="00FD14D7"/>
    <w:rsid w:val="00FD7501"/>
    <w:rsid w:val="00FE732E"/>
    <w:rsid w:val="00FE7B08"/>
    <w:rsid w:val="00FF372A"/>
    <w:rsid w:val="0A0EFF5B"/>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36CC70"/>
  <w15:docId w15:val="{C4AE84D5-63F1-4036-B9B5-4560C675C4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semiHidden="1" w:qFormat="1"/>
    <w:lsdException w:name="heading 2" w:semiHidden="1" w:qFormat="1"/>
    <w:lsdException w:name="heading 3" w:semiHidden="1" w:uiPriority="9" w:qFormat="1"/>
    <w:lsdException w:name="heading 4" w:semiHidden="1" w:qFormat="1"/>
    <w:lsdException w:name="heading 5" w:semiHidden="1" w:qFormat="1"/>
    <w:lsdException w:name="heading 6" w:semiHidden="1" w:qFormat="1"/>
    <w:lsdException w:name="heading 7" w:semiHidden="1" w:qFormat="1"/>
    <w:lsdException w:name="heading 8" w:semiHidden="1" w:qFormat="1"/>
    <w:lsdException w:name="heading 9" w:semiHidden="1"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lsdException w:name="header" w:semiHidden="1" w:unhideWhenUsed="1"/>
    <w:lsdException w:name="footer" w:semiHidden="1" w:unhideWhenUsed="1"/>
    <w:lsdException w:name="index heading" w:semiHidden="1"/>
    <w:lsdException w:name="caption" w:semiHidden="1" w:uiPriority="35"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qFormat="1"/>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unhideWhenUsed="1"/>
    <w:lsdException w:name="FollowedHyperlink" w:semiHidden="1"/>
    <w:lsdException w:name="Strong" w:semiHidden="1" w:uiPriority="22" w:qFormat="1"/>
    <w:lsdException w:name="Emphasis" w:semiHidden="1" w:uiPriority="20" w:qFormat="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Grid" w:uiPriority="39"/>
    <w:lsdException w:name="Table Theme" w:semiHidden="1" w:unhideWhenUsed="1"/>
    <w:lsdException w:name="Placeholder Text" w:semiHidden="1"/>
    <w:lsdException w:name="No Spacing" w:semiHidden="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qFormat="1"/>
    <w:lsdException w:name="Intense Quote" w:semiHidden="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qFormat="1"/>
    <w:lsdException w:name="Intense Emphasis" w:semiHidden="1" w:qFormat="1"/>
    <w:lsdException w:name="Subtle Reference" w:semiHidden="1" w:qFormat="1"/>
    <w:lsdException w:name="Intense Reference" w:semiHidden="1" w:qFormat="1"/>
    <w:lsdException w:name="Book Title" w:semiHidden="1" w:qFormat="1"/>
    <w:lsdException w:name="Bibliography" w:semiHidden="1" w:uiPriority="37"/>
    <w:lsdException w:name="TOC Heading" w:semiHidden="1"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lsdException w:name="Smart Hyperlink" w:semiHidden="1"/>
    <w:lsdException w:name="Hashtag" w:semiHidden="1"/>
    <w:lsdException w:name="Unresolved Mention" w:semiHidden="1" w:unhideWhenUsed="1"/>
    <w:lsdException w:name="Smart Link" w:semiHidden="1"/>
  </w:latentStyles>
  <w:style w:type="paragraph" w:default="1" w:styleId="Standard">
    <w:name w:val="Normal"/>
    <w:semiHidden/>
    <w:qFormat/>
    <w:rsid w:val="0055013B"/>
  </w:style>
  <w:style w:type="paragraph" w:styleId="berschrift1">
    <w:name w:val="heading 1"/>
    <w:basedOn w:val="Standard"/>
    <w:next w:val="Standard"/>
    <w:link w:val="berschrift1Zchn"/>
    <w:uiPriority w:val="99"/>
    <w:semiHidden/>
    <w:qFormat/>
    <w:rsid w:val="002F6EE3"/>
    <w:pPr>
      <w:keepNext/>
      <w:keepLines/>
      <w:pBdr>
        <w:left w:val="single" w:sz="36" w:space="0" w:color="C1D62F"/>
      </w:pBdr>
      <w:spacing w:before="120" w:after="200"/>
      <w:outlineLvl w:val="0"/>
    </w:pPr>
    <w:rPr>
      <w:rFonts w:ascii="Noto Sans Black" w:eastAsiaTheme="majorEastAsia" w:hAnsi="Noto Sans Black" w:cs="Noto Sans Black"/>
      <w:b/>
      <w:color w:val="063D2C"/>
      <w:sz w:val="40"/>
      <w:szCs w:val="32"/>
    </w:rPr>
  </w:style>
  <w:style w:type="paragraph" w:styleId="berschrift2">
    <w:name w:val="heading 2"/>
    <w:basedOn w:val="Standard"/>
    <w:next w:val="Standard"/>
    <w:link w:val="berschrift2Zchn"/>
    <w:uiPriority w:val="99"/>
    <w:semiHidden/>
    <w:qFormat/>
    <w:rsid w:val="002E2D9E"/>
    <w:pPr>
      <w:keepNext/>
      <w:keepLines/>
      <w:spacing w:before="280" w:after="120"/>
      <w:outlineLvl w:val="1"/>
    </w:pPr>
    <w:rPr>
      <w:rFonts w:ascii="Noto Sans Black" w:eastAsiaTheme="majorEastAsia" w:hAnsi="Noto Sans Black" w:cs="Noto Sans Black"/>
      <w:b/>
      <w:color w:val="017D40"/>
      <w:sz w:val="28"/>
      <w:szCs w:val="26"/>
    </w:rPr>
  </w:style>
  <w:style w:type="paragraph" w:styleId="berschrift3">
    <w:name w:val="heading 3"/>
    <w:basedOn w:val="Standard"/>
    <w:next w:val="Standard"/>
    <w:link w:val="berschrift3Zchn"/>
    <w:uiPriority w:val="9"/>
    <w:unhideWhenUsed/>
    <w:qFormat/>
    <w:rsid w:val="00C95364"/>
    <w:pPr>
      <w:keepNext/>
      <w:keepLines/>
      <w:spacing w:before="280" w:after="120" w:line="276" w:lineRule="auto"/>
      <w:outlineLvl w:val="2"/>
    </w:pPr>
    <w:rPr>
      <w:rFonts w:ascii="Noto Sans Black" w:eastAsia="Arial" w:hAnsi="Noto Sans Black" w:cs="Noto Sans Black"/>
      <w:b/>
      <w:color w:val="063D2C"/>
      <w:kern w:val="0"/>
      <w:sz w:val="24"/>
      <w:szCs w:val="28"/>
      <w:lang w:val="en-GB" w:eastAsia="de-DE"/>
      <w14:ligatures w14:val="non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Flietext">
    <w:name w:val="Fließtext"/>
    <w:basedOn w:val="Standard"/>
    <w:uiPriority w:val="10"/>
    <w:qFormat/>
    <w:rsid w:val="0003048F"/>
    <w:pPr>
      <w:spacing w:before="200" w:after="200" w:line="320" w:lineRule="atLeast"/>
    </w:pPr>
  </w:style>
  <w:style w:type="paragraph" w:customStyle="1" w:styleId="Einleitung">
    <w:name w:val="Einleitung"/>
    <w:basedOn w:val="Flietext"/>
    <w:uiPriority w:val="9"/>
    <w:qFormat/>
    <w:rsid w:val="0003048F"/>
    <w:pPr>
      <w:spacing w:before="600"/>
    </w:pPr>
    <w:rPr>
      <w:b/>
      <w:bCs/>
    </w:rPr>
  </w:style>
  <w:style w:type="paragraph" w:customStyle="1" w:styleId="AufzhlungHighlight">
    <w:name w:val="Aufzählung Highlight"/>
    <w:basedOn w:val="Standard"/>
    <w:uiPriority w:val="7"/>
    <w:qFormat/>
    <w:rsid w:val="0003048F"/>
    <w:pPr>
      <w:numPr>
        <w:numId w:val="3"/>
      </w:numPr>
      <w:spacing w:before="120" w:after="120" w:line="360" w:lineRule="atLeast"/>
    </w:pPr>
    <w:rPr>
      <w:sz w:val="24"/>
      <w:szCs w:val="24"/>
    </w:rPr>
  </w:style>
  <w:style w:type="numbering" w:customStyle="1" w:styleId="zzzListeAufzhlungHighlight">
    <w:name w:val="zzz_Liste_Aufzählung Highlight"/>
    <w:basedOn w:val="KeineListe"/>
    <w:uiPriority w:val="99"/>
    <w:rsid w:val="0003048F"/>
  </w:style>
  <w:style w:type="paragraph" w:styleId="Titel">
    <w:name w:val="Title"/>
    <w:basedOn w:val="Standard"/>
    <w:link w:val="TitelZchn"/>
    <w:uiPriority w:val="6"/>
    <w:qFormat/>
    <w:rsid w:val="00B81E0C"/>
    <w:pPr>
      <w:spacing w:before="120" w:after="120"/>
      <w:contextualSpacing/>
    </w:pPr>
    <w:rPr>
      <w:rFonts w:eastAsiaTheme="majorEastAsia" w:cstheme="minorHAnsi"/>
      <w:b/>
      <w:bCs/>
      <w:kern w:val="28"/>
      <w:sz w:val="36"/>
      <w:szCs w:val="36"/>
    </w:rPr>
  </w:style>
  <w:style w:type="character" w:customStyle="1" w:styleId="TitelZchn">
    <w:name w:val="Titel Zchn"/>
    <w:basedOn w:val="Absatz-Standardschriftart"/>
    <w:link w:val="Titel"/>
    <w:uiPriority w:val="6"/>
    <w:rsid w:val="0055013B"/>
    <w:rPr>
      <w:rFonts w:eastAsiaTheme="majorEastAsia" w:cstheme="minorHAnsi"/>
      <w:b/>
      <w:bCs/>
      <w:kern w:val="28"/>
      <w:sz w:val="36"/>
      <w:szCs w:val="36"/>
    </w:rPr>
  </w:style>
  <w:style w:type="paragraph" w:styleId="Untertitel">
    <w:name w:val="Subtitle"/>
    <w:basedOn w:val="Standard"/>
    <w:next w:val="Standard"/>
    <w:link w:val="UntertitelZchn"/>
    <w:uiPriority w:val="99"/>
    <w:semiHidden/>
    <w:qFormat/>
    <w:rsid w:val="00006F9C"/>
    <w:pPr>
      <w:numPr>
        <w:ilvl w:val="1"/>
      </w:numPr>
      <w:spacing w:after="160"/>
    </w:pPr>
    <w:rPr>
      <w:rFonts w:eastAsiaTheme="minorEastAsia"/>
      <w:color w:val="5A5A5A" w:themeColor="text1" w:themeTint="A5"/>
      <w:spacing w:val="15"/>
    </w:rPr>
  </w:style>
  <w:style w:type="character" w:customStyle="1" w:styleId="UntertitelZchn">
    <w:name w:val="Untertitel Zchn"/>
    <w:basedOn w:val="Absatz-Standardschriftart"/>
    <w:link w:val="Untertitel"/>
    <w:uiPriority w:val="99"/>
    <w:semiHidden/>
    <w:rsid w:val="0055013B"/>
    <w:rPr>
      <w:rFonts w:eastAsiaTheme="minorEastAsia"/>
      <w:color w:val="5A5A5A" w:themeColor="text1" w:themeTint="A5"/>
      <w:spacing w:val="15"/>
    </w:rPr>
  </w:style>
  <w:style w:type="paragraph" w:customStyle="1" w:styleId="Medientitel">
    <w:name w:val="Medientitel"/>
    <w:basedOn w:val="Standard"/>
    <w:uiPriority w:val="4"/>
    <w:qFormat/>
    <w:rsid w:val="00006F9C"/>
    <w:rPr>
      <w:sz w:val="32"/>
      <w:szCs w:val="32"/>
    </w:rPr>
  </w:style>
  <w:style w:type="paragraph" w:customStyle="1" w:styleId="Thema">
    <w:name w:val="Thema"/>
    <w:basedOn w:val="Standard"/>
    <w:uiPriority w:val="5"/>
    <w:qFormat/>
    <w:rsid w:val="00B81E0C"/>
    <w:pPr>
      <w:spacing w:after="120" w:line="360" w:lineRule="atLeast"/>
      <w:contextualSpacing/>
    </w:pPr>
    <w:rPr>
      <w:sz w:val="24"/>
      <w:szCs w:val="24"/>
      <w:u w:val="single"/>
    </w:rPr>
  </w:style>
  <w:style w:type="paragraph" w:styleId="Kopfzeile">
    <w:name w:val="header"/>
    <w:basedOn w:val="Standard"/>
    <w:link w:val="KopfzeileZchn"/>
    <w:uiPriority w:val="99"/>
    <w:semiHidden/>
    <w:rsid w:val="00006F9C"/>
    <w:pPr>
      <w:tabs>
        <w:tab w:val="center" w:pos="4536"/>
        <w:tab w:val="right" w:pos="9072"/>
      </w:tabs>
    </w:pPr>
  </w:style>
  <w:style w:type="character" w:customStyle="1" w:styleId="KopfzeileZchn">
    <w:name w:val="Kopfzeile Zchn"/>
    <w:basedOn w:val="Absatz-Standardschriftart"/>
    <w:link w:val="Kopfzeile"/>
    <w:uiPriority w:val="99"/>
    <w:semiHidden/>
    <w:rsid w:val="0055013B"/>
  </w:style>
  <w:style w:type="paragraph" w:styleId="Fuzeile">
    <w:name w:val="footer"/>
    <w:basedOn w:val="Standard"/>
    <w:link w:val="FuzeileZchn"/>
    <w:uiPriority w:val="40"/>
    <w:rsid w:val="000F76E9"/>
    <w:pPr>
      <w:tabs>
        <w:tab w:val="center" w:pos="4536"/>
        <w:tab w:val="right" w:pos="9072"/>
      </w:tabs>
      <w:spacing w:line="240" w:lineRule="atLeast"/>
    </w:pPr>
    <w:rPr>
      <w:sz w:val="16"/>
      <w:szCs w:val="16"/>
    </w:rPr>
  </w:style>
  <w:style w:type="character" w:customStyle="1" w:styleId="FuzeileZchn">
    <w:name w:val="Fußzeile Zchn"/>
    <w:basedOn w:val="Absatz-Standardschriftart"/>
    <w:link w:val="Fuzeile"/>
    <w:uiPriority w:val="40"/>
    <w:rsid w:val="0055013B"/>
    <w:rPr>
      <w:sz w:val="16"/>
      <w:szCs w:val="16"/>
    </w:rPr>
  </w:style>
  <w:style w:type="table" w:styleId="Tabellenraster">
    <w:name w:val="Table Grid"/>
    <w:basedOn w:val="NormaleTabelle"/>
    <w:uiPriority w:val="39"/>
    <w:rsid w:val="00006F9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asisTabelle">
    <w:name w:val="Basis Tabelle"/>
    <w:basedOn w:val="NormaleTabelle"/>
    <w:uiPriority w:val="99"/>
    <w:rsid w:val="00006F9C"/>
    <w:tblPr>
      <w:tblCellMar>
        <w:left w:w="0" w:type="dxa"/>
        <w:right w:w="0" w:type="dxa"/>
      </w:tblCellMar>
    </w:tblPr>
  </w:style>
  <w:style w:type="paragraph" w:customStyle="1" w:styleId="Kontaktdaten">
    <w:name w:val="Kontaktdaten"/>
    <w:basedOn w:val="Standard"/>
    <w:uiPriority w:val="40"/>
    <w:qFormat/>
    <w:rsid w:val="000F76E9"/>
    <w:pPr>
      <w:spacing w:line="240" w:lineRule="atLeast"/>
    </w:pPr>
    <w:rPr>
      <w:sz w:val="16"/>
      <w:szCs w:val="16"/>
    </w:rPr>
  </w:style>
  <w:style w:type="character" w:styleId="Hyperlink">
    <w:name w:val="Hyperlink"/>
    <w:basedOn w:val="Absatz-Standardschriftart"/>
    <w:uiPriority w:val="99"/>
    <w:rsid w:val="00BB3A1B"/>
    <w:rPr>
      <w:color w:val="008143" w:themeColor="hyperlink"/>
      <w:u w:val="single"/>
    </w:rPr>
  </w:style>
  <w:style w:type="character" w:styleId="NichtaufgelsteErwhnung">
    <w:name w:val="Unresolved Mention"/>
    <w:basedOn w:val="Absatz-Standardschriftart"/>
    <w:uiPriority w:val="99"/>
    <w:semiHidden/>
    <w:rsid w:val="00BB3A1B"/>
    <w:rPr>
      <w:color w:val="605E5C"/>
      <w:shd w:val="clear" w:color="auto" w:fill="E1DFDD"/>
    </w:rPr>
  </w:style>
  <w:style w:type="paragraph" w:customStyle="1" w:styleId="Infotext">
    <w:name w:val="Infotext"/>
    <w:basedOn w:val="Standard"/>
    <w:uiPriority w:val="20"/>
    <w:qFormat/>
    <w:rsid w:val="00BB3A1B"/>
    <w:pPr>
      <w:spacing w:line="280" w:lineRule="atLeast"/>
    </w:pPr>
    <w:rPr>
      <w:i/>
      <w:iCs/>
      <w:sz w:val="20"/>
      <w:szCs w:val="20"/>
    </w:rPr>
  </w:style>
  <w:style w:type="paragraph" w:customStyle="1" w:styleId="InfotextHeadline">
    <w:name w:val="Infotext Headline"/>
    <w:basedOn w:val="Infotext"/>
    <w:uiPriority w:val="19"/>
    <w:qFormat/>
    <w:rsid w:val="00BB3A1B"/>
    <w:pPr>
      <w:spacing w:before="1000" w:after="120"/>
      <w:contextualSpacing/>
    </w:pPr>
    <w:rPr>
      <w:b/>
      <w:bCs/>
    </w:rPr>
  </w:style>
  <w:style w:type="character" w:styleId="Platzhaltertext">
    <w:name w:val="Placeholder Text"/>
    <w:basedOn w:val="Absatz-Standardschriftart"/>
    <w:uiPriority w:val="99"/>
    <w:semiHidden/>
    <w:rsid w:val="009B4C5C"/>
    <w:rPr>
      <w:color w:val="808080"/>
    </w:rPr>
  </w:style>
  <w:style w:type="paragraph" w:styleId="Listenabsatz">
    <w:name w:val="List Paragraph"/>
    <w:basedOn w:val="Standard"/>
    <w:uiPriority w:val="34"/>
    <w:qFormat/>
    <w:rsid w:val="00564E6C"/>
    <w:pPr>
      <w:spacing w:after="160" w:line="276" w:lineRule="auto"/>
      <w:ind w:left="720"/>
      <w:contextualSpacing/>
    </w:pPr>
    <w:rPr>
      <w:rFonts w:eastAsiaTheme="minorEastAsia"/>
      <w:kern w:val="0"/>
      <w:sz w:val="21"/>
      <w:szCs w:val="21"/>
      <w14:ligatures w14:val="none"/>
    </w:rPr>
  </w:style>
  <w:style w:type="character" w:styleId="Fett">
    <w:name w:val="Strong"/>
    <w:basedOn w:val="Absatz-Standardschriftart"/>
    <w:uiPriority w:val="22"/>
    <w:qFormat/>
    <w:rsid w:val="00707D2A"/>
    <w:rPr>
      <w:b/>
      <w:bCs/>
    </w:rPr>
  </w:style>
  <w:style w:type="character" w:styleId="Hervorhebung">
    <w:name w:val="Emphasis"/>
    <w:basedOn w:val="Absatz-Standardschriftart"/>
    <w:uiPriority w:val="20"/>
    <w:qFormat/>
    <w:rsid w:val="00707D2A"/>
    <w:rPr>
      <w:i/>
      <w:iCs/>
    </w:rPr>
  </w:style>
  <w:style w:type="paragraph" w:styleId="Funotentext">
    <w:name w:val="footnote text"/>
    <w:basedOn w:val="Standard"/>
    <w:link w:val="FunotentextZchn"/>
    <w:uiPriority w:val="99"/>
    <w:semiHidden/>
    <w:rsid w:val="004C1218"/>
    <w:rPr>
      <w:sz w:val="20"/>
      <w:szCs w:val="20"/>
    </w:rPr>
  </w:style>
  <w:style w:type="character" w:customStyle="1" w:styleId="FunotentextZchn">
    <w:name w:val="Fußnotentext Zchn"/>
    <w:basedOn w:val="Absatz-Standardschriftart"/>
    <w:link w:val="Funotentext"/>
    <w:uiPriority w:val="99"/>
    <w:semiHidden/>
    <w:rsid w:val="004C1218"/>
    <w:rPr>
      <w:sz w:val="20"/>
      <w:szCs w:val="20"/>
    </w:rPr>
  </w:style>
  <w:style w:type="character" w:styleId="Funotenzeichen">
    <w:name w:val="footnote reference"/>
    <w:basedOn w:val="Absatz-Standardschriftart"/>
    <w:uiPriority w:val="99"/>
    <w:semiHidden/>
    <w:rsid w:val="004C1218"/>
    <w:rPr>
      <w:vertAlign w:val="superscript"/>
    </w:rPr>
  </w:style>
  <w:style w:type="character" w:styleId="Kommentarzeichen">
    <w:name w:val="annotation reference"/>
    <w:basedOn w:val="Absatz-Standardschriftart"/>
    <w:uiPriority w:val="99"/>
    <w:semiHidden/>
    <w:unhideWhenUsed/>
    <w:rsid w:val="00271CB2"/>
    <w:rPr>
      <w:sz w:val="16"/>
      <w:szCs w:val="16"/>
    </w:rPr>
  </w:style>
  <w:style w:type="paragraph" w:styleId="Kommentartext">
    <w:name w:val="annotation text"/>
    <w:basedOn w:val="Standard"/>
    <w:link w:val="KommentartextZchn"/>
    <w:uiPriority w:val="99"/>
    <w:rsid w:val="003129A9"/>
    <w:rPr>
      <w:sz w:val="20"/>
      <w:szCs w:val="20"/>
    </w:rPr>
  </w:style>
  <w:style w:type="character" w:customStyle="1" w:styleId="KommentartextZchn">
    <w:name w:val="Kommentartext Zchn"/>
    <w:basedOn w:val="Absatz-Standardschriftart"/>
    <w:link w:val="Kommentartext"/>
    <w:uiPriority w:val="99"/>
    <w:rsid w:val="003129A9"/>
    <w:rPr>
      <w:sz w:val="20"/>
      <w:szCs w:val="20"/>
    </w:rPr>
  </w:style>
  <w:style w:type="paragraph" w:styleId="Kommentarthema">
    <w:name w:val="annotation subject"/>
    <w:basedOn w:val="Kommentartext"/>
    <w:next w:val="Kommentartext"/>
    <w:link w:val="KommentarthemaZchn"/>
    <w:uiPriority w:val="99"/>
    <w:semiHidden/>
    <w:rsid w:val="003129A9"/>
    <w:rPr>
      <w:b/>
      <w:bCs/>
    </w:rPr>
  </w:style>
  <w:style w:type="character" w:customStyle="1" w:styleId="KommentarthemaZchn">
    <w:name w:val="Kommentarthema Zchn"/>
    <w:basedOn w:val="KommentartextZchn"/>
    <w:link w:val="Kommentarthema"/>
    <w:uiPriority w:val="99"/>
    <w:semiHidden/>
    <w:rsid w:val="003129A9"/>
    <w:rPr>
      <w:b/>
      <w:bCs/>
      <w:sz w:val="20"/>
      <w:szCs w:val="20"/>
    </w:rPr>
  </w:style>
  <w:style w:type="paragraph" w:styleId="berarbeitung">
    <w:name w:val="Revision"/>
    <w:hidden/>
    <w:uiPriority w:val="99"/>
    <w:semiHidden/>
    <w:rsid w:val="00A63E65"/>
  </w:style>
  <w:style w:type="paragraph" w:customStyle="1" w:styleId="RevisionListeStufe1">
    <w:name w:val="Revision Liste (Stufe 1)"/>
    <w:basedOn w:val="Standard"/>
    <w:rsid w:val="00E61D8D"/>
    <w:pPr>
      <w:numPr>
        <w:numId w:val="4"/>
      </w:numPr>
      <w:tabs>
        <w:tab w:val="left" w:pos="0"/>
      </w:tabs>
      <w:spacing w:before="120" w:after="120"/>
      <w:jc w:val="both"/>
    </w:pPr>
    <w:rPr>
      <w:rFonts w:ascii="Arial" w:hAnsi="Arial" w:cs="Arial"/>
      <w:color w:val="800000"/>
      <w:kern w:val="0"/>
      <w:lang w:eastAsia="de-DE"/>
      <w14:ligatures w14:val="none"/>
    </w:rPr>
  </w:style>
  <w:style w:type="paragraph" w:customStyle="1" w:styleId="RevisionListeFolgeabsatzStufe1">
    <w:name w:val="Revision Liste Folgeabsatz (Stufe 1)"/>
    <w:basedOn w:val="Standard"/>
    <w:rsid w:val="00E61D8D"/>
    <w:pPr>
      <w:numPr>
        <w:ilvl w:val="1"/>
        <w:numId w:val="4"/>
      </w:numPr>
      <w:spacing w:before="120" w:after="120"/>
      <w:jc w:val="both"/>
    </w:pPr>
    <w:rPr>
      <w:rFonts w:ascii="Arial" w:hAnsi="Arial" w:cs="Arial"/>
      <w:color w:val="800000"/>
      <w:kern w:val="0"/>
      <w:lang w:eastAsia="de-DE"/>
      <w14:ligatures w14:val="none"/>
    </w:rPr>
  </w:style>
  <w:style w:type="paragraph" w:customStyle="1" w:styleId="RevisionListeStufe2">
    <w:name w:val="Revision Liste (Stufe 2)"/>
    <w:basedOn w:val="Standard"/>
    <w:rsid w:val="00E61D8D"/>
    <w:pPr>
      <w:numPr>
        <w:ilvl w:val="2"/>
        <w:numId w:val="4"/>
      </w:numPr>
      <w:spacing w:before="120" w:after="120"/>
      <w:jc w:val="both"/>
    </w:pPr>
    <w:rPr>
      <w:rFonts w:ascii="Arial" w:hAnsi="Arial" w:cs="Arial"/>
      <w:color w:val="800000"/>
      <w:kern w:val="0"/>
      <w:lang w:eastAsia="de-DE"/>
      <w14:ligatures w14:val="none"/>
    </w:rPr>
  </w:style>
  <w:style w:type="paragraph" w:customStyle="1" w:styleId="RevisionListeFolgeabsatzStufe2">
    <w:name w:val="Revision Liste Folgeabsatz (Stufe 2)"/>
    <w:basedOn w:val="Standard"/>
    <w:rsid w:val="00E61D8D"/>
    <w:pPr>
      <w:numPr>
        <w:ilvl w:val="3"/>
        <w:numId w:val="4"/>
      </w:numPr>
      <w:spacing w:before="120" w:after="120"/>
      <w:jc w:val="both"/>
    </w:pPr>
    <w:rPr>
      <w:rFonts w:ascii="Arial" w:hAnsi="Arial" w:cs="Arial"/>
      <w:color w:val="800000"/>
      <w:kern w:val="0"/>
      <w:lang w:eastAsia="de-DE"/>
      <w14:ligatures w14:val="none"/>
    </w:rPr>
  </w:style>
  <w:style w:type="paragraph" w:customStyle="1" w:styleId="RevisionListeStufe3">
    <w:name w:val="Revision Liste (Stufe 3)"/>
    <w:basedOn w:val="Standard"/>
    <w:rsid w:val="00E61D8D"/>
    <w:pPr>
      <w:numPr>
        <w:ilvl w:val="4"/>
        <w:numId w:val="4"/>
      </w:numPr>
      <w:spacing w:before="120" w:after="120"/>
      <w:jc w:val="both"/>
    </w:pPr>
    <w:rPr>
      <w:rFonts w:ascii="Arial" w:hAnsi="Arial" w:cs="Arial"/>
      <w:color w:val="800000"/>
      <w:kern w:val="0"/>
      <w:lang w:eastAsia="de-DE"/>
      <w14:ligatures w14:val="none"/>
    </w:rPr>
  </w:style>
  <w:style w:type="paragraph" w:customStyle="1" w:styleId="RevisionListeFolgeabsatzStufe3">
    <w:name w:val="Revision Liste Folgeabsatz (Stufe 3)"/>
    <w:basedOn w:val="Standard"/>
    <w:rsid w:val="00E61D8D"/>
    <w:pPr>
      <w:numPr>
        <w:ilvl w:val="5"/>
        <w:numId w:val="4"/>
      </w:numPr>
      <w:spacing w:before="120" w:after="120"/>
      <w:jc w:val="both"/>
    </w:pPr>
    <w:rPr>
      <w:rFonts w:ascii="Arial" w:hAnsi="Arial" w:cs="Arial"/>
      <w:color w:val="800000"/>
      <w:kern w:val="0"/>
      <w:lang w:eastAsia="de-DE"/>
      <w14:ligatures w14:val="none"/>
    </w:rPr>
  </w:style>
  <w:style w:type="paragraph" w:customStyle="1" w:styleId="RevisionListeStufe4">
    <w:name w:val="Revision Liste (Stufe 4)"/>
    <w:basedOn w:val="Standard"/>
    <w:rsid w:val="00E61D8D"/>
    <w:pPr>
      <w:numPr>
        <w:ilvl w:val="6"/>
        <w:numId w:val="4"/>
      </w:numPr>
      <w:spacing w:before="120" w:after="120"/>
      <w:jc w:val="both"/>
    </w:pPr>
    <w:rPr>
      <w:rFonts w:ascii="Arial" w:hAnsi="Arial" w:cs="Arial"/>
      <w:color w:val="800000"/>
      <w:kern w:val="0"/>
      <w:lang w:eastAsia="de-DE"/>
      <w14:ligatures w14:val="none"/>
    </w:rPr>
  </w:style>
  <w:style w:type="paragraph" w:customStyle="1" w:styleId="RevisionListeFolgeabsatzStufe4">
    <w:name w:val="Revision Liste Folgeabsatz (Stufe 4)"/>
    <w:basedOn w:val="Standard"/>
    <w:rsid w:val="00E61D8D"/>
    <w:pPr>
      <w:numPr>
        <w:ilvl w:val="7"/>
        <w:numId w:val="4"/>
      </w:numPr>
      <w:spacing w:before="120" w:after="120"/>
      <w:jc w:val="both"/>
    </w:pPr>
    <w:rPr>
      <w:rFonts w:ascii="Arial" w:hAnsi="Arial" w:cs="Arial"/>
      <w:color w:val="800000"/>
      <w:kern w:val="0"/>
      <w:lang w:eastAsia="de-DE"/>
      <w14:ligatures w14:val="none"/>
    </w:rPr>
  </w:style>
  <w:style w:type="paragraph" w:customStyle="1" w:styleId="Default">
    <w:name w:val="Default"/>
    <w:rsid w:val="00F209CA"/>
    <w:pPr>
      <w:autoSpaceDE w:val="0"/>
      <w:autoSpaceDN w:val="0"/>
      <w:adjustRightInd w:val="0"/>
    </w:pPr>
    <w:rPr>
      <w:rFonts w:ascii="Noto Sans" w:hAnsi="Noto Sans" w:cs="Noto Sans"/>
      <w:color w:val="000000"/>
      <w:kern w:val="0"/>
      <w:sz w:val="24"/>
      <w:szCs w:val="24"/>
    </w:rPr>
  </w:style>
  <w:style w:type="character" w:customStyle="1" w:styleId="berschrift3Zchn">
    <w:name w:val="Überschrift 3 Zchn"/>
    <w:basedOn w:val="Absatz-Standardschriftart"/>
    <w:link w:val="berschrift3"/>
    <w:uiPriority w:val="9"/>
    <w:rsid w:val="00C95364"/>
    <w:rPr>
      <w:rFonts w:ascii="Noto Sans Black" w:eastAsia="Arial" w:hAnsi="Noto Sans Black" w:cs="Noto Sans Black"/>
      <w:b/>
      <w:color w:val="063D2C"/>
      <w:kern w:val="0"/>
      <w:sz w:val="24"/>
      <w:szCs w:val="28"/>
      <w:lang w:val="en-GB" w:eastAsia="de-DE"/>
      <w14:ligatures w14:val="none"/>
    </w:rPr>
  </w:style>
  <w:style w:type="paragraph" w:styleId="StandardWeb">
    <w:name w:val="Normal (Web)"/>
    <w:basedOn w:val="Standard"/>
    <w:uiPriority w:val="99"/>
    <w:unhideWhenUsed/>
    <w:rsid w:val="00BC0466"/>
    <w:pPr>
      <w:spacing w:before="100" w:beforeAutospacing="1" w:after="100" w:afterAutospacing="1"/>
    </w:pPr>
    <w:rPr>
      <w:rFonts w:ascii="Times New Roman" w:eastAsia="Times New Roman" w:hAnsi="Times New Roman" w:cs="Times New Roman"/>
      <w:kern w:val="0"/>
      <w:sz w:val="24"/>
      <w:szCs w:val="24"/>
      <w:lang w:eastAsia="de-DE"/>
      <w14:ligatures w14:val="none"/>
    </w:rPr>
  </w:style>
  <w:style w:type="character" w:customStyle="1" w:styleId="berschrift1Zchn">
    <w:name w:val="Überschrift 1 Zchn"/>
    <w:basedOn w:val="Absatz-Standardschriftart"/>
    <w:link w:val="berschrift1"/>
    <w:uiPriority w:val="99"/>
    <w:semiHidden/>
    <w:rsid w:val="002F6EE3"/>
    <w:rPr>
      <w:rFonts w:ascii="Noto Sans Black" w:eastAsiaTheme="majorEastAsia" w:hAnsi="Noto Sans Black" w:cs="Noto Sans Black"/>
      <w:b/>
      <w:color w:val="063D2C"/>
      <w:sz w:val="40"/>
      <w:szCs w:val="32"/>
    </w:rPr>
  </w:style>
  <w:style w:type="character" w:customStyle="1" w:styleId="berschrift2Zchn">
    <w:name w:val="Überschrift 2 Zchn"/>
    <w:basedOn w:val="Absatz-Standardschriftart"/>
    <w:link w:val="berschrift2"/>
    <w:uiPriority w:val="99"/>
    <w:semiHidden/>
    <w:rsid w:val="002E2D9E"/>
    <w:rPr>
      <w:rFonts w:ascii="Noto Sans Black" w:eastAsiaTheme="majorEastAsia" w:hAnsi="Noto Sans Black" w:cs="Noto Sans Black"/>
      <w:b/>
      <w:color w:val="017D40"/>
      <w:sz w:val="28"/>
      <w:szCs w:val="26"/>
    </w:rPr>
  </w:style>
  <w:style w:type="paragraph" w:styleId="Verzeichnis1">
    <w:name w:val="toc 1"/>
    <w:basedOn w:val="Standard"/>
    <w:next w:val="Standard"/>
    <w:autoRedefine/>
    <w:uiPriority w:val="39"/>
    <w:rsid w:val="00593BFB"/>
    <w:pPr>
      <w:spacing w:after="100"/>
    </w:pPr>
  </w:style>
  <w:style w:type="paragraph" w:styleId="Verzeichnis2">
    <w:name w:val="toc 2"/>
    <w:basedOn w:val="Standard"/>
    <w:next w:val="Standard"/>
    <w:autoRedefine/>
    <w:uiPriority w:val="39"/>
    <w:rsid w:val="00593BFB"/>
    <w:pPr>
      <w:spacing w:after="100"/>
      <w:ind w:left="220"/>
    </w:pPr>
  </w:style>
  <w:style w:type="paragraph" w:styleId="Verzeichnis3">
    <w:name w:val="toc 3"/>
    <w:basedOn w:val="Standard"/>
    <w:next w:val="Standard"/>
    <w:autoRedefine/>
    <w:uiPriority w:val="39"/>
    <w:rsid w:val="00593BFB"/>
    <w:pPr>
      <w:spacing w:after="100"/>
      <w:ind w:left="440"/>
    </w:pPr>
  </w:style>
  <w:style w:type="paragraph" w:customStyle="1" w:styleId="CADISKarte">
    <w:name w:val="CADIS Karte"/>
    <w:rsid w:val="00F341D2"/>
    <w:pPr>
      <w:pBdr>
        <w:top w:val="single" w:sz="24" w:space="0" w:color="017D40"/>
      </w:pBdr>
      <w:shd w:val="clear" w:color="auto" w:fill="F4F8F5"/>
      <w:spacing w:before="200" w:after="200"/>
      <w:ind w:left="200" w:right="200"/>
    </w:pPr>
    <w:rPr>
      <w:rFonts w:ascii="Noto Sans" w:hAnsi="Noto Sans" w:cs="Noto Sans"/>
      <w:color w:val="0A3B29"/>
      <w:sz w:val="20"/>
      <w:lang w:eastAsia="de-DE"/>
    </w:rPr>
  </w:style>
  <w:style w:type="paragraph" w:customStyle="1" w:styleId="CADISLabel">
    <w:name w:val="CADIS Label"/>
    <w:rsid w:val="00F341D2"/>
    <w:pPr>
      <w:spacing w:before="240" w:after="40"/>
    </w:pPr>
    <w:rPr>
      <w:rFonts w:ascii="Noto Sans" w:hAnsi="Noto Sans" w:cs="Noto Sans"/>
      <w:b/>
      <w:color w:val="017D40"/>
      <w:sz w:val="18"/>
      <w:lang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0056310">
      <w:bodyDiv w:val="1"/>
      <w:marLeft w:val="0"/>
      <w:marRight w:val="0"/>
      <w:marTop w:val="0"/>
      <w:marBottom w:val="0"/>
      <w:divBdr>
        <w:top w:val="none" w:sz="0" w:space="0" w:color="auto"/>
        <w:left w:val="none" w:sz="0" w:space="0" w:color="auto"/>
        <w:bottom w:val="none" w:sz="0" w:space="0" w:color="auto"/>
        <w:right w:val="none" w:sz="0" w:space="0" w:color="auto"/>
      </w:divBdr>
    </w:div>
    <w:div w:id="150512491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2" Type="http://schemas.openxmlformats.org/officeDocument/2006/relationships/image" Target="media/image3.emf"/><Relationship Id="rId1" Type="http://schemas.openxmlformats.org/officeDocument/2006/relationships/image" Target="media/image2.emf"/></Relationships>
</file>

<file path=word/theme/theme1.xml><?xml version="1.0" encoding="utf-8"?>
<a:theme xmlns:a="http://schemas.openxmlformats.org/drawingml/2006/main" name="Office">
  <a:themeElements>
    <a:clrScheme name="DEKRA">
      <a:dk1>
        <a:sysClr val="windowText" lastClr="000000"/>
      </a:dk1>
      <a:lt1>
        <a:sysClr val="window" lastClr="FFFFFF"/>
      </a:lt1>
      <a:dk2>
        <a:srgbClr val="134D00"/>
      </a:dk2>
      <a:lt2>
        <a:srgbClr val="F0F7EA"/>
      </a:lt2>
      <a:accent1>
        <a:srgbClr val="006B52"/>
      </a:accent1>
      <a:accent2>
        <a:srgbClr val="008143"/>
      </a:accent2>
      <a:accent3>
        <a:srgbClr val="64B32C"/>
      </a:accent3>
      <a:accent4>
        <a:srgbClr val="002E55"/>
      </a:accent4>
      <a:accent5>
        <a:srgbClr val="FFCC00"/>
      </a:accent5>
      <a:accent6>
        <a:srgbClr val="EF7C00"/>
      </a:accent6>
      <a:hlink>
        <a:srgbClr val="008143"/>
      </a:hlink>
      <a:folHlink>
        <a:srgbClr val="008143"/>
      </a:folHlink>
    </a:clrScheme>
    <a:fontScheme name="DEKRA">
      <a:majorFont>
        <a:latin typeface="Noto Sans Black"/>
        <a:ea typeface=""/>
        <a:cs typeface=""/>
      </a:majorFont>
      <a:minorFont>
        <a:latin typeface="Noto Sans"/>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ln>
          <a:noFill/>
        </a:ln>
      </a:spPr>
      <a:bodyPr rtlCol="0" anchor="ctr"/>
      <a:lstStyle/>
      <a:style>
        <a:lnRef idx="2">
          <a:schemeClr val="accent1">
            <a:shade val="15000"/>
          </a:schemeClr>
        </a:lnRef>
        <a:fillRef idx="1">
          <a:schemeClr val="accent1"/>
        </a:fillRef>
        <a:effectRef idx="0">
          <a:schemeClr val="accent1"/>
        </a:effectRef>
        <a:fontRef idx="minor">
          <a:schemeClr val="lt1"/>
        </a:fontRef>
      </a:style>
    </a:sp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160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911CB15-9BF9-42C2-AB2E-8D1C464E758A}">
  <we:reference id="wa200010453" version="1.0.0.1" store="en-US" storeType="OMEX"/>
  <we:alternateReferences>
    <we:reference id="wa200010453" version="1.0.0.1" store="" storeType="OMEX"/>
  </we:alternateReferences>
  <we:properties>
    <we:property name="claude.fileId" value="&quot;fbec05bf-bf22-4998-bdfb-add02f555abf&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kument" ma:contentTypeID="0x010100E6227D6D72E2744FB6C83D31B4F690E8" ma:contentTypeVersion="4" ma:contentTypeDescription="Ein neues Dokument erstellen." ma:contentTypeScope="" ma:versionID="694716ab469a902236a024d7c555e712">
  <xsd:schema xmlns:xsd="http://www.w3.org/2001/XMLSchema" xmlns:xs="http://www.w3.org/2001/XMLSchema" xmlns:p="http://schemas.microsoft.com/office/2006/metadata/properties" xmlns:ns2="f511a451-0de3-42c8-988b-6d189272db21" targetNamespace="http://schemas.microsoft.com/office/2006/metadata/properties" ma:root="true" ma:fieldsID="c4792068e21f0d67f6ae9881e54a29e1" ns2:_="">
    <xsd:import namespace="f511a451-0de3-42c8-988b-6d189272db2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511a451-0de3-42c8-988b-6d189272db2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BillingMetadata" ma:index="11"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8BE811C-6DF7-43D0-B978-A6F4C48AF920}">
  <ds:schemaRefs>
    <ds:schemaRef ds:uri="http://schemas.microsoft.com/sharepoint/v3/contenttype/forms"/>
  </ds:schemaRefs>
</ds:datastoreItem>
</file>

<file path=customXml/itemProps2.xml><?xml version="1.0" encoding="utf-8"?>
<ds:datastoreItem xmlns:ds="http://schemas.openxmlformats.org/officeDocument/2006/customXml" ds:itemID="{50896A4B-D401-472E-B369-DA6B30087E53}">
  <ds:schemaRefs>
    <ds:schemaRef ds:uri="http://schemas.openxmlformats.org/officeDocument/2006/bibliography"/>
  </ds:schemaRefs>
</ds:datastoreItem>
</file>

<file path=customXml/itemProps3.xml><?xml version="1.0" encoding="utf-8"?>
<ds:datastoreItem xmlns:ds="http://schemas.openxmlformats.org/officeDocument/2006/customXml" ds:itemID="{AAA18953-FDEA-4EFD-8EB8-80A7670E4D1A}"/>
</file>

<file path=customXml/itemProps4.xml><?xml version="1.0" encoding="utf-8"?>
<ds:datastoreItem xmlns:ds="http://schemas.openxmlformats.org/officeDocument/2006/customXml" ds:itemID="{204CF1A6-4677-4DCF-B877-D58D64108F02}">
  <ds:schemaRefs>
    <ds:schemaRef ds:uri="http://purl.org/dc/elements/1.1/"/>
    <ds:schemaRef ds:uri="http://schemas.microsoft.com/office/2006/metadata/properties"/>
    <ds:schemaRef ds:uri="6b36de01-061a-4136-92a2-3d3b604e3f0c"/>
    <ds:schemaRef ds:uri="http://schemas.microsoft.com/office/2006/documentManagement/types"/>
    <ds:schemaRef ds:uri="http://schemas.openxmlformats.org/package/2006/metadata/core-properties"/>
    <ds:schemaRef ds:uri="http://purl.org/dc/dcmitype/"/>
    <ds:schemaRef ds:uri="http://schemas.microsoft.com/office/infopath/2007/PartnerControls"/>
    <ds:schemaRef ds:uri="http://www.w3.org/XML/1998/namespace"/>
    <ds:schemaRef ds:uri="http://purl.org/dc/terms/"/>
  </ds:schemaRefs>
</ds:datastoreItem>
</file>

<file path=docMetadata/LabelInfo.xml><?xml version="1.0" encoding="utf-8"?>
<clbl:labelList xmlns:clbl="http://schemas.microsoft.com/office/2020/mipLabelMetadata">
  <clbl:label id="{49a16b40-a803-442a-a923-9d42e9158dd1}" enabled="1" method="Standard" siteId="{cf81581f-cf8c-405d-97e3-34a295c8d882}"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61</Pages>
  <Words>12857</Words>
  <Characters>81000</Characters>
  <Application>Microsoft Office Word</Application>
  <DocSecurity>0</DocSecurity>
  <Lines>675</Lines>
  <Paragraphs>187</Paragraphs>
  <ScaleCrop>false</ScaleCrop>
  <HeadingPairs>
    <vt:vector size="2" baseType="variant">
      <vt:variant>
        <vt:lpstr>Titel</vt:lpstr>
      </vt:variant>
      <vt:variant>
        <vt:i4>1</vt:i4>
      </vt:variant>
    </vt:vector>
  </HeadingPairs>
  <TitlesOfParts>
    <vt:vector size="1" baseType="lpstr">
      <vt:lpstr/>
    </vt:vector>
  </TitlesOfParts>
  <Company>DEKRA</Company>
  <LinksUpToDate>false</LinksUpToDate>
  <CharactersWithSpaces>93670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Niclas Raimund</cp:lastModifiedBy>
  <cp:revision>6</cp:revision>
  <cp:lastPrinted>2026-08-14T05:55:00Z</cp:lastPrinted>
  <dcterms:created xsi:type="dcterms:W3CDTF">2026-09-29T13:00:00Z</dcterms:created>
  <dcterms:modified xsi:type="dcterms:W3CDTF">2026-10-07T05:25:00Z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0x010100E6227D6D72E2744FB6C83D31B4F690E8</vt:lpwstr>
  </property>
  <property fmtid="{D5CDD505-2E9C-101B-9397-08002B2CF9AE}" pid="3" name="MSIP_Label_49a16b40-a803-442a-a923-9d42e9158dd1_Enabled">
    <vt:lpwstr>true</vt:lpwstr>
  </property>
  <property fmtid="{D5CDD505-2E9C-101B-9397-08002B2CF9AE}" pid="4" name="MSIP_Label_49a16b40-a803-442a-a923-9d42e9158dd1_SetDate">
    <vt:lpwstr>2026-03-09T13:17:56Z</vt:lpwstr>
  </property>
  <property fmtid="{D5CDD505-2E9C-101B-9397-08002B2CF9AE}" pid="5" name="MSIP_Label_49a16b40-a803-442a-a923-9d42e9158dd1_Method">
    <vt:lpwstr>Standard</vt:lpwstr>
  </property>
  <property fmtid="{D5CDD505-2E9C-101B-9397-08002B2CF9AE}" pid="6" name="MSIP_Label_49a16b40-a803-442a-a923-9d42e9158dd1_Name">
    <vt:lpwstr>Internal</vt:lpwstr>
  </property>
  <property fmtid="{D5CDD505-2E9C-101B-9397-08002B2CF9AE}" pid="7" name="MSIP_Label_49a16b40-a803-442a-a923-9d42e9158dd1_SiteId">
    <vt:lpwstr>cf81581f-cf8c-405d-97e3-34a295c8d882</vt:lpwstr>
  </property>
  <property fmtid="{D5CDD505-2E9C-101B-9397-08002B2CF9AE}" pid="8" name="MSIP_Label_49a16b40-a803-442a-a923-9d42e9158dd1_ActionId">
    <vt:lpwstr>347e77ab-d02e-46ad-a2c4-6cecbbaffd80</vt:lpwstr>
  </property>
  <property fmtid="{D5CDD505-2E9C-101B-9397-08002B2CF9AE}" pid="9" name="MSIP_Label_49a16b40-a803-442a-a923-9d42e9158dd1_ContentBits">
    <vt:lpwstr>0</vt:lpwstr>
  </property>
  <property fmtid="{D5CDD505-2E9C-101B-9397-08002B2CF9AE}" pid="10" name="MSIP_Label_49a16b40-a803-442a-a923-9d42e9158dd1_Tag">
    <vt:lpwstr>10, 3, 0, 2</vt:lpwstr>
  </property>
  <property fmtid="{D5CDD505-2E9C-101B-9397-08002B2CF9AE}" pid="11" name="xd_ProgID">
    <vt:lpwstr/>
  </property>
  <property fmtid="{D5CDD505-2E9C-101B-9397-08002B2CF9AE}" pid="12" name="_SourceUrl">
    <vt:lpwstr/>
  </property>
  <property fmtid="{D5CDD505-2E9C-101B-9397-08002B2CF9AE}" pid="13" name="_SharedFileIndex">
    <vt:lpwstr/>
  </property>
  <property fmtid="{D5CDD505-2E9C-101B-9397-08002B2CF9AE}" pid="14" name="ComplianceAssetId">
    <vt:lpwstr/>
  </property>
  <property fmtid="{D5CDD505-2E9C-101B-9397-08002B2CF9AE}" pid="15" name="TemplateUrl">
    <vt:lpwstr/>
  </property>
  <property fmtid="{D5CDD505-2E9C-101B-9397-08002B2CF9AE}" pid="16" name="_ExtendedDescription">
    <vt:lpwstr/>
  </property>
  <property fmtid="{D5CDD505-2E9C-101B-9397-08002B2CF9AE}" pid="17" name="TriggerFlowInfo">
    <vt:lpwstr/>
  </property>
  <property fmtid="{D5CDD505-2E9C-101B-9397-08002B2CF9AE}" pid="18" name="xd_Signature">
    <vt:bool>false</vt:bool>
  </property>
  <property fmtid="{D5CDD505-2E9C-101B-9397-08002B2CF9AE}" pid="19" name="Erledigt">
    <vt:bool>true</vt:bool>
  </property>
</Properties>
</file>